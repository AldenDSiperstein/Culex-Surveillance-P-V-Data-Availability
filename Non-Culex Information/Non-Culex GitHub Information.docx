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2A8BA" w14:textId="17B19AE8" w:rsidR="005F3A27" w:rsidRPr="00A6502B" w:rsidRDefault="005F3A27" w:rsidP="00612032">
      <w:pPr>
        <w:spacing w:line="480" w:lineRule="auto"/>
        <w:rPr>
          <w:rFonts w:ascii="Times New Roman" w:hAnsi="Times New Roman" w:cs="Times New Roman"/>
          <w:sz w:val="30"/>
          <w:szCs w:val="30"/>
        </w:rPr>
      </w:pPr>
      <w:del w:id="0" w:author="Siperstein, Alden" w:date="2023-04-19T18:59:00Z">
        <w:r w:rsidRPr="00A6502B" w:rsidDel="00211FEF">
          <w:rPr>
            <w:rFonts w:ascii="Times New Roman" w:hAnsi="Times New Roman" w:cs="Times New Roman"/>
            <w:b/>
            <w:bCs/>
            <w:sz w:val="30"/>
            <w:szCs w:val="30"/>
          </w:rPr>
          <w:delText xml:space="preserve">Supplemental </w:delText>
        </w:r>
      </w:del>
      <w:ins w:id="1" w:author="Siperstein, Alden" w:date="2023-04-19T18:59:00Z">
        <w:r w:rsidR="00211FEF">
          <w:rPr>
            <w:rFonts w:ascii="Times New Roman" w:hAnsi="Times New Roman" w:cs="Times New Roman"/>
            <w:b/>
            <w:bCs/>
            <w:sz w:val="30"/>
            <w:szCs w:val="30"/>
          </w:rPr>
          <w:t>Non-</w:t>
        </w:r>
        <w:r w:rsidR="00211FEF">
          <w:rPr>
            <w:rFonts w:ascii="Times New Roman" w:hAnsi="Times New Roman" w:cs="Times New Roman"/>
            <w:b/>
            <w:bCs/>
            <w:i/>
            <w:iCs/>
            <w:sz w:val="30"/>
            <w:szCs w:val="30"/>
          </w:rPr>
          <w:t xml:space="preserve">Culex </w:t>
        </w:r>
      </w:ins>
      <w:r w:rsidRPr="00A6502B">
        <w:rPr>
          <w:rFonts w:ascii="Times New Roman" w:hAnsi="Times New Roman" w:cs="Times New Roman"/>
          <w:b/>
          <w:bCs/>
          <w:sz w:val="30"/>
          <w:szCs w:val="30"/>
        </w:rPr>
        <w:t>Sections</w:t>
      </w:r>
      <w:r w:rsidRPr="00A6502B">
        <w:rPr>
          <w:rFonts w:ascii="Times New Roman" w:hAnsi="Times New Roman" w:cs="Times New Roman"/>
          <w:sz w:val="30"/>
          <w:szCs w:val="30"/>
        </w:rPr>
        <w:t>:</w:t>
      </w:r>
    </w:p>
    <w:p w14:paraId="4A2FA16A" w14:textId="68CACFB6" w:rsidR="005F3A27" w:rsidRPr="00A6502B" w:rsidDel="00211FEF" w:rsidRDefault="005F3A27" w:rsidP="00612032">
      <w:pPr>
        <w:spacing w:line="480" w:lineRule="auto"/>
        <w:rPr>
          <w:del w:id="2" w:author="Siperstein, Alden" w:date="2023-04-19T18:59:00Z"/>
          <w:rFonts w:ascii="Times New Roman" w:hAnsi="Times New Roman" w:cs="Times New Roman"/>
          <w:b/>
          <w:bCs/>
          <w:sz w:val="26"/>
          <w:szCs w:val="26"/>
        </w:rPr>
      </w:pPr>
      <w:del w:id="3" w:author="Siperstein, Alden" w:date="2023-04-19T18:59:00Z">
        <w:r w:rsidRPr="00A6502B" w:rsidDel="00211FEF">
          <w:rPr>
            <w:rFonts w:ascii="Times New Roman" w:hAnsi="Times New Roman" w:cs="Times New Roman"/>
            <w:b/>
            <w:bCs/>
            <w:sz w:val="26"/>
            <w:szCs w:val="26"/>
          </w:rPr>
          <w:delText>Supplemental Materials &amp; Methods:</w:delText>
        </w:r>
      </w:del>
    </w:p>
    <w:p w14:paraId="78B506F0" w14:textId="44B1D50F" w:rsidR="00822FFF" w:rsidDel="00211FEF" w:rsidRDefault="00822FFF" w:rsidP="00612032">
      <w:pPr>
        <w:spacing w:line="480" w:lineRule="auto"/>
        <w:rPr>
          <w:del w:id="4" w:author="Siperstein, Alden" w:date="2023-04-19T18:59:00Z"/>
          <w:rFonts w:ascii="Times New Roman" w:hAnsi="Times New Roman" w:cs="Times New Roman"/>
          <w:b/>
          <w:bCs/>
        </w:rPr>
      </w:pPr>
      <w:del w:id="5" w:author="Siperstein, Alden" w:date="2023-04-19T18:59:00Z">
        <w:r w:rsidRPr="00A6502B" w:rsidDel="00211FEF">
          <w:rPr>
            <w:rFonts w:ascii="Times New Roman" w:hAnsi="Times New Roman" w:cs="Times New Roman"/>
            <w:b/>
            <w:bCs/>
          </w:rPr>
          <w:delText xml:space="preserve">PCR Protocols for determining </w:delText>
        </w:r>
        <w:r w:rsidRPr="00A6502B" w:rsidDel="00211FEF">
          <w:rPr>
            <w:rFonts w:ascii="Times New Roman" w:hAnsi="Times New Roman" w:cs="Times New Roman"/>
            <w:b/>
            <w:bCs/>
            <w:i/>
            <w:iCs/>
          </w:rPr>
          <w:delText xml:space="preserve">Culex </w:delText>
        </w:r>
        <w:r w:rsidRPr="00A6502B" w:rsidDel="00211FEF">
          <w:rPr>
            <w:rFonts w:ascii="Times New Roman" w:hAnsi="Times New Roman" w:cs="Times New Roman"/>
            <w:b/>
            <w:bCs/>
          </w:rPr>
          <w:delText>species:</w:delText>
        </w:r>
      </w:del>
    </w:p>
    <w:p w14:paraId="2B137F49" w14:textId="3FB0E7FF" w:rsidR="003D7BB4" w:rsidRPr="00A6502B" w:rsidDel="00211FEF" w:rsidRDefault="00B327EE" w:rsidP="00612032">
      <w:pPr>
        <w:spacing w:line="480" w:lineRule="auto"/>
        <w:rPr>
          <w:del w:id="6" w:author="Siperstein, Alden" w:date="2023-04-19T18:59:00Z"/>
          <w:rFonts w:ascii="Times New Roman" w:hAnsi="Times New Roman" w:cs="Times New Roman"/>
          <w:b/>
          <w:bCs/>
        </w:rPr>
      </w:pPr>
      <w:del w:id="7" w:author="Siperstein, Alden" w:date="2023-04-19T18:59:00Z">
        <w:r w:rsidDel="00211FEF">
          <w:rPr>
            <w:rFonts w:ascii="Times New Roman" w:hAnsi="Times New Roman" w:cs="Times New Roman"/>
            <w:sz w:val="24"/>
            <w:szCs w:val="24"/>
          </w:rPr>
          <w:delText>We</w:delText>
        </w:r>
        <w:r w:rsidR="003D7BB4" w:rsidRPr="009E24A5" w:rsidDel="00211FEF">
          <w:rPr>
            <w:rFonts w:ascii="Times New Roman" w:hAnsi="Times New Roman" w:cs="Times New Roman"/>
            <w:sz w:val="24"/>
            <w:szCs w:val="24"/>
          </w:rPr>
          <w:delText xml:space="preserve"> ran PCRs on dissected female </w:delText>
        </w:r>
        <w:r w:rsidR="003D7BB4" w:rsidRPr="009E24A5" w:rsidDel="00211FEF">
          <w:rPr>
            <w:rFonts w:ascii="Times New Roman" w:hAnsi="Times New Roman" w:cs="Times New Roman"/>
            <w:i/>
            <w:iCs/>
            <w:sz w:val="24"/>
            <w:szCs w:val="24"/>
          </w:rPr>
          <w:delText xml:space="preserve">Culex </w:delText>
        </w:r>
        <w:r w:rsidR="00C74481" w:rsidDel="00211FEF">
          <w:rPr>
            <w:rFonts w:ascii="Times New Roman" w:hAnsi="Times New Roman" w:cs="Times New Roman"/>
            <w:sz w:val="24"/>
            <w:szCs w:val="24"/>
          </w:rPr>
          <w:delText>that</w:delText>
        </w:r>
        <w:r w:rsidR="003D7BB4" w:rsidRPr="009E24A5" w:rsidDel="00211FEF">
          <w:rPr>
            <w:rFonts w:ascii="Times New Roman" w:hAnsi="Times New Roman" w:cs="Times New Roman"/>
            <w:sz w:val="24"/>
            <w:szCs w:val="24"/>
          </w:rPr>
          <w:delText xml:space="preserve"> we only identified to the </w:delText>
        </w:r>
        <w:r w:rsidR="003D7BB4" w:rsidRPr="009E24A5" w:rsidDel="00211FEF">
          <w:rPr>
            <w:rFonts w:ascii="Times New Roman" w:hAnsi="Times New Roman" w:cs="Times New Roman"/>
            <w:i/>
            <w:iCs/>
            <w:sz w:val="24"/>
            <w:szCs w:val="24"/>
          </w:rPr>
          <w:delText>Culex</w:delText>
        </w:r>
        <w:r w:rsidR="003D7BB4" w:rsidRPr="009E24A5" w:rsidDel="00211FEF">
          <w:rPr>
            <w:rFonts w:ascii="Times New Roman" w:hAnsi="Times New Roman" w:cs="Times New Roman"/>
            <w:sz w:val="24"/>
            <w:szCs w:val="24"/>
          </w:rPr>
          <w:delText xml:space="preserve"> genus</w:delText>
        </w:r>
        <w:r w:rsidR="003D7BB4" w:rsidDel="00211FEF">
          <w:rPr>
            <w:rFonts w:ascii="Times New Roman" w:hAnsi="Times New Roman" w:cs="Times New Roman"/>
            <w:sz w:val="24"/>
            <w:szCs w:val="24"/>
          </w:rPr>
          <w:delText xml:space="preserve">. </w:delText>
        </w:r>
        <w:r w:rsidR="00F03411" w:rsidDel="00211FEF">
          <w:rPr>
            <w:rFonts w:ascii="Times New Roman" w:hAnsi="Times New Roman" w:cs="Times New Roman"/>
            <w:sz w:val="24"/>
            <w:szCs w:val="24"/>
          </w:rPr>
          <w:delText>A</w:delText>
        </w:r>
        <w:r w:rsidR="003D7BB4" w:rsidDel="00211FEF">
          <w:rPr>
            <w:rFonts w:ascii="Times New Roman" w:hAnsi="Times New Roman" w:cs="Times New Roman"/>
            <w:sz w:val="24"/>
            <w:szCs w:val="24"/>
          </w:rPr>
          <w:delText>s many of the</w:delText>
        </w:r>
        <w:r w:rsidR="003D7BB4" w:rsidRPr="009E24A5" w:rsidDel="00211FEF">
          <w:rPr>
            <w:rFonts w:ascii="Times New Roman" w:hAnsi="Times New Roman" w:cs="Times New Roman"/>
            <w:sz w:val="24"/>
            <w:szCs w:val="24"/>
          </w:rPr>
          <w:delText xml:space="preserve"> samples </w:delText>
        </w:r>
        <w:r w:rsidR="003D7BB4" w:rsidDel="00211FEF">
          <w:rPr>
            <w:rFonts w:ascii="Times New Roman" w:hAnsi="Times New Roman" w:cs="Times New Roman"/>
            <w:sz w:val="24"/>
            <w:szCs w:val="24"/>
          </w:rPr>
          <w:delText xml:space="preserve">that were </w:delText>
        </w:r>
        <w:r w:rsidR="003D7BB4" w:rsidRPr="009E24A5" w:rsidDel="00211FEF">
          <w:rPr>
            <w:rFonts w:ascii="Times New Roman" w:hAnsi="Times New Roman" w:cs="Times New Roman"/>
            <w:sz w:val="24"/>
            <w:szCs w:val="24"/>
          </w:rPr>
          <w:delText xml:space="preserve">aspirated from the culvert sites </w:delText>
        </w:r>
        <w:r w:rsidR="003D7BB4" w:rsidDel="00211FEF">
          <w:rPr>
            <w:rFonts w:ascii="Times New Roman" w:hAnsi="Times New Roman" w:cs="Times New Roman"/>
            <w:sz w:val="24"/>
            <w:szCs w:val="24"/>
          </w:rPr>
          <w:delText xml:space="preserve">and initially </w:delText>
        </w:r>
        <w:r w:rsidR="003D7BB4" w:rsidRPr="009E24A5" w:rsidDel="00211FEF">
          <w:rPr>
            <w:rFonts w:ascii="Times New Roman" w:hAnsi="Times New Roman" w:cs="Times New Roman"/>
            <w:sz w:val="24"/>
            <w:szCs w:val="24"/>
          </w:rPr>
          <w:delText xml:space="preserve">identified as </w:delText>
        </w:r>
        <w:r w:rsidR="003D7BB4" w:rsidRPr="009E24A5" w:rsidDel="00211FEF">
          <w:rPr>
            <w:rFonts w:ascii="Times New Roman" w:hAnsi="Times New Roman" w:cs="Times New Roman"/>
            <w:i/>
            <w:iCs/>
            <w:sz w:val="24"/>
            <w:szCs w:val="24"/>
          </w:rPr>
          <w:delText>Cx. restuans</w:delText>
        </w:r>
        <w:r w:rsidR="003D7BB4" w:rsidRPr="009E24A5" w:rsidDel="00211FEF">
          <w:rPr>
            <w:rFonts w:ascii="Times New Roman" w:hAnsi="Times New Roman" w:cs="Times New Roman"/>
            <w:sz w:val="24"/>
            <w:szCs w:val="24"/>
          </w:rPr>
          <w:delText xml:space="preserve"> had not amplified with the Crabtree et al. </w:delText>
        </w:r>
        <w:r w:rsidR="004016A2" w:rsidDel="00211FEF">
          <w:rPr>
            <w:rFonts w:ascii="Times New Roman" w:hAnsi="Times New Roman" w:cs="Times New Roman"/>
            <w:sz w:val="24"/>
            <w:szCs w:val="24"/>
          </w:rPr>
          <w:fldChar w:fldCharType="begin"/>
        </w:r>
        <w:r w:rsidR="004016A2" w:rsidRPr="00211FEF" w:rsidDel="00211FEF">
          <w:rPr>
            <w:rFonts w:ascii="Times New Roman" w:hAnsi="Times New Roman" w:cs="Times New Roman"/>
            <w:sz w:val="24"/>
            <w:szCs w:val="24"/>
          </w:rPr>
          <w:delInstrText xml:space="preserve"> ADDIN ZOTERO_ITEM CSL_CITATION {"citationID":"GbQGjUg4","properties":{"formattedCitation":"[41]","plainCitation":"[41]","noteIndex":0},"citationItems":[{"id":171,"uris":["http://zotero.org/users/local/KEAXJa8x/items/DUICUPX5"],"itemData":{"id":171,"type":"article-journal","container-title":"The American Journal of Tropical Medicine and Hygiene","DOI":"10.4269/ajtmh.1995.53.105","ISSN":"0002-9637, 1476-1645","issue":"1","language":"en","note":"number: 1","page":"105-109","source":"DOI.org (Crossref)","title":"Development of a Species-Diagnostic Polymerase Chain Reaction Assay for the Identification of Culex Vectors of St. Louis Encephalitis Virus Based on Interspecies Sequence Variation in Ribosomal DNA Spacers","volume":"53","author":[{"family":"Crabtree","given":"M. B."},{"family":"Savage","given":"H. M."},{"family":"Miller","given":"B. R."}],"issued":{"date-parts":[["1995",7,1]]}}}],"schema":"https://github.com/citation-style-language/schema/raw/master/csl-citation.json"} </w:delInstrText>
        </w:r>
        <w:r w:rsidR="004016A2" w:rsidDel="00211FEF">
          <w:rPr>
            <w:rFonts w:ascii="Times New Roman" w:hAnsi="Times New Roman" w:cs="Times New Roman"/>
            <w:sz w:val="24"/>
            <w:szCs w:val="24"/>
          </w:rPr>
          <w:fldChar w:fldCharType="separate"/>
        </w:r>
        <w:r w:rsidR="004016A2" w:rsidRPr="004016A2" w:rsidDel="00211FEF">
          <w:rPr>
            <w:rFonts w:ascii="Times New Roman" w:hAnsi="Times New Roman" w:cs="Times New Roman"/>
            <w:sz w:val="24"/>
          </w:rPr>
          <w:delText>[41]</w:delText>
        </w:r>
        <w:r w:rsidR="004016A2" w:rsidDel="00211FEF">
          <w:rPr>
            <w:rFonts w:ascii="Times New Roman" w:hAnsi="Times New Roman" w:cs="Times New Roman"/>
            <w:sz w:val="24"/>
            <w:szCs w:val="24"/>
          </w:rPr>
          <w:fldChar w:fldCharType="end"/>
        </w:r>
        <w:r w:rsidR="003D7BB4" w:rsidRPr="009E24A5" w:rsidDel="00211FEF">
          <w:rPr>
            <w:rFonts w:ascii="Times New Roman" w:hAnsi="Times New Roman" w:cs="Times New Roman"/>
            <w:sz w:val="24"/>
            <w:szCs w:val="24"/>
          </w:rPr>
          <w:delText xml:space="preserve"> primers</w:delText>
        </w:r>
        <w:r w:rsidR="003D7BB4" w:rsidDel="00211FEF">
          <w:rPr>
            <w:rFonts w:ascii="Times New Roman" w:hAnsi="Times New Roman" w:cs="Times New Roman"/>
            <w:sz w:val="24"/>
            <w:szCs w:val="24"/>
          </w:rPr>
          <w:delText xml:space="preserve">, we </w:delText>
        </w:r>
        <w:r w:rsidR="00F03411" w:rsidDel="00211FEF">
          <w:rPr>
            <w:rFonts w:ascii="Times New Roman" w:hAnsi="Times New Roman" w:cs="Times New Roman"/>
            <w:sz w:val="24"/>
            <w:szCs w:val="24"/>
          </w:rPr>
          <w:delText xml:space="preserve">also </w:delText>
        </w:r>
        <w:r w:rsidR="003D7BB4" w:rsidDel="00211FEF">
          <w:rPr>
            <w:rFonts w:ascii="Times New Roman" w:hAnsi="Times New Roman" w:cs="Times New Roman"/>
            <w:sz w:val="24"/>
            <w:szCs w:val="24"/>
          </w:rPr>
          <w:delText xml:space="preserve">ran PCRs on these dissected samples to determine if they were </w:delText>
        </w:r>
        <w:r w:rsidR="003D7BB4" w:rsidDel="00211FEF">
          <w:rPr>
            <w:rFonts w:ascii="Times New Roman" w:hAnsi="Times New Roman" w:cs="Times New Roman"/>
            <w:i/>
            <w:iCs/>
            <w:sz w:val="24"/>
            <w:szCs w:val="24"/>
          </w:rPr>
          <w:delText>Cx. erraticus</w:delText>
        </w:r>
        <w:r w:rsidR="0010759B" w:rsidDel="00211FEF">
          <w:rPr>
            <w:rFonts w:ascii="Times New Roman" w:hAnsi="Times New Roman" w:cs="Times New Roman"/>
            <w:i/>
            <w:iCs/>
            <w:sz w:val="24"/>
            <w:szCs w:val="24"/>
          </w:rPr>
          <w:delText xml:space="preserve"> </w:delText>
        </w:r>
        <w:r w:rsidR="0010759B" w:rsidDel="00211FEF">
          <w:rPr>
            <w:rFonts w:ascii="Times New Roman" w:hAnsi="Times New Roman" w:cs="Times New Roman"/>
            <w:sz w:val="24"/>
            <w:szCs w:val="24"/>
          </w:rPr>
          <w:delText>instead</w:delText>
        </w:r>
        <w:r w:rsidR="003D7BB4" w:rsidDel="00211FEF">
          <w:rPr>
            <w:rFonts w:ascii="Times New Roman" w:hAnsi="Times New Roman" w:cs="Times New Roman"/>
            <w:sz w:val="24"/>
            <w:szCs w:val="24"/>
          </w:rPr>
          <w:delText xml:space="preserve">. </w:delText>
        </w:r>
        <w:r w:rsidR="003D7BB4" w:rsidRPr="009E24A5" w:rsidDel="00211FEF">
          <w:rPr>
            <w:rFonts w:ascii="Times New Roman" w:hAnsi="Times New Roman" w:cs="Times New Roman"/>
            <w:sz w:val="24"/>
            <w:szCs w:val="24"/>
          </w:rPr>
          <w:delText>Based on body size, coloration, and time of year, we pooled</w:delText>
        </w:r>
        <w:r w:rsidR="00BD153B" w:rsidDel="00211FEF">
          <w:rPr>
            <w:rFonts w:ascii="Times New Roman" w:hAnsi="Times New Roman" w:cs="Times New Roman"/>
            <w:sz w:val="24"/>
            <w:szCs w:val="24"/>
          </w:rPr>
          <w:delText xml:space="preserve"> mosquitoes</w:delText>
        </w:r>
        <w:r w:rsidR="003D7BB4" w:rsidRPr="009E24A5" w:rsidDel="00211FEF">
          <w:rPr>
            <w:rFonts w:ascii="Times New Roman" w:hAnsi="Times New Roman" w:cs="Times New Roman"/>
            <w:sz w:val="24"/>
            <w:szCs w:val="24"/>
          </w:rPr>
          <w:delText xml:space="preserve"> (n = 397) </w:delText>
        </w:r>
        <w:r w:rsidR="00BD153B" w:rsidDel="00211FEF">
          <w:rPr>
            <w:rFonts w:ascii="Times New Roman" w:hAnsi="Times New Roman" w:cs="Times New Roman"/>
            <w:sz w:val="24"/>
            <w:szCs w:val="24"/>
          </w:rPr>
          <w:delText>or tested them individually</w:delText>
        </w:r>
        <w:r w:rsidR="003D7BB4" w:rsidRPr="009E24A5" w:rsidDel="00211FEF">
          <w:rPr>
            <w:rFonts w:ascii="Times New Roman" w:hAnsi="Times New Roman" w:cs="Times New Roman"/>
            <w:sz w:val="24"/>
            <w:szCs w:val="24"/>
          </w:rPr>
          <w:delText xml:space="preserve"> (n = 167). The pooled samples </w:delText>
        </w:r>
        <w:r w:rsidR="00BD153B" w:rsidDel="00211FEF">
          <w:rPr>
            <w:rFonts w:ascii="Times New Roman" w:hAnsi="Times New Roman" w:cs="Times New Roman"/>
            <w:sz w:val="24"/>
            <w:szCs w:val="24"/>
          </w:rPr>
          <w:delText xml:space="preserve">contained </w:delText>
        </w:r>
        <w:r w:rsidR="003D7BB4" w:rsidRPr="009E24A5" w:rsidDel="00211FEF">
          <w:rPr>
            <w:rFonts w:ascii="Times New Roman" w:hAnsi="Times New Roman" w:cs="Times New Roman"/>
            <w:sz w:val="24"/>
            <w:szCs w:val="24"/>
          </w:rPr>
          <w:delText xml:space="preserve">5 mosquitoes/reaction </w:delText>
        </w:r>
        <w:r w:rsidR="00BD153B" w:rsidDel="00211FEF">
          <w:rPr>
            <w:rFonts w:ascii="Times New Roman" w:hAnsi="Times New Roman" w:cs="Times New Roman"/>
            <w:sz w:val="24"/>
            <w:szCs w:val="24"/>
          </w:rPr>
          <w:delText xml:space="preserve">maximum </w:delText>
        </w:r>
        <w:r w:rsidR="003D7BB4" w:rsidRPr="009E24A5" w:rsidDel="00211FEF">
          <w:rPr>
            <w:rFonts w:ascii="Times New Roman" w:hAnsi="Times New Roman" w:cs="Times New Roman"/>
            <w:sz w:val="24"/>
            <w:szCs w:val="24"/>
          </w:rPr>
          <w:delText xml:space="preserve">and were pooled only if collected from the same site and day. The gDNA of these samples then were divided equally to 1 µL per PCR tube using the Phire Animal Tissue Direct with a forward and reverse primer set for identifying </w:delText>
        </w:r>
        <w:r w:rsidR="003D7BB4" w:rsidRPr="009E24A5" w:rsidDel="00211FEF">
          <w:rPr>
            <w:rFonts w:ascii="Times New Roman" w:hAnsi="Times New Roman" w:cs="Times New Roman"/>
            <w:i/>
            <w:iCs/>
            <w:sz w:val="24"/>
            <w:szCs w:val="24"/>
          </w:rPr>
          <w:delText xml:space="preserve">Cx. erraticus </w:delText>
        </w:r>
        <w:r w:rsidR="003D7BB4" w:rsidRPr="009E24A5" w:rsidDel="00211FEF">
          <w:rPr>
            <w:rFonts w:ascii="Times New Roman" w:hAnsi="Times New Roman" w:cs="Times New Roman"/>
            <w:sz w:val="24"/>
            <w:szCs w:val="24"/>
          </w:rPr>
          <w:delText xml:space="preserve">developed by Williams &amp; Savage </w:delText>
        </w:r>
        <w:r w:rsidR="003D7BB4" w:rsidDel="00211FEF">
          <w:rPr>
            <w:rFonts w:ascii="Times New Roman" w:hAnsi="Times New Roman" w:cs="Times New Roman"/>
            <w:sz w:val="24"/>
            <w:szCs w:val="24"/>
          </w:rPr>
          <w:fldChar w:fldCharType="begin"/>
        </w:r>
        <w:r w:rsidR="003D7BB4" w:rsidDel="00211FEF">
          <w:rPr>
            <w:rFonts w:ascii="Times New Roman" w:hAnsi="Times New Roman" w:cs="Times New Roman"/>
            <w:sz w:val="24"/>
            <w:szCs w:val="24"/>
          </w:rPr>
          <w:delInstrText xml:space="preserve"> ADDIN ZOTERO_ITEM CSL_CITATION {"citationID":"w0o7ZKgw","properties":{"formattedCitation":"[42]","plainCitation":"[42]","noteIndex":0},"citationItems":[{"id":787,"uris":["http://zotero.org/users/local/KEAXJa8x/items/XCRM8FYZ"],"itemData":{"id":787,"type":"article-journal","abstract":"Adult female mosquitoes within the subgenus Culex (Melanoconion) Theobald (Diptera: Culicidae) are difficult to identify to species using external morphological features. We present two multiplexed polymerase chain reaction assays that quickly and accurately identify specimens from the southeastern United States based on sequence differences in the internal transcribed spacers of the ribosomal DNA gene array. One assay identifies all species that occur only in Florida, whereas the second assay identifies species that may occur in other southeastern states. These assays require small amounts of DNA, such as DNA from two sonicated legs, or an individual specimen. These assays also may be run as multiple singleplex reactions to determine the mosquito species composition of virus-positive mosquito pools. Reaction volumes may be as low as 10 μl, which reduces assay cost.","container-title":"Journal of Medical Entomology","DOI":"10.1603/ME11081","ISSN":"0022-2585","issue":"5","journalAbbreviation":"Journal of Medical Entomology","page":"961-966","source":"Silverchair","title":"Development of Multiplexed Species Specific Polymerase Chain Reaction Assays for Identification of the Culex (Melanoconion) Species (Diptera: Culicidae) of the Southeastern United States Based on rDNA","title-short":"Development of Multiplexed Species Specific Polymerase Chain Reaction Assays for Identification of the Culex (Melanoconion) Species (Diptera","volume":"48","author":[{"family":"Williams","given":"Martin R."},{"family":"Savage","given":"Harry M."}],"issued":{"date-parts":[["2011",9,1]]}}}],"schema":"https://github.com/citation-style-language/schema/raw/master/csl-citation.json"} </w:delInstrText>
        </w:r>
        <w:r w:rsidR="003D7BB4" w:rsidDel="00211FEF">
          <w:rPr>
            <w:rFonts w:ascii="Times New Roman" w:hAnsi="Times New Roman" w:cs="Times New Roman"/>
            <w:sz w:val="24"/>
            <w:szCs w:val="24"/>
          </w:rPr>
          <w:fldChar w:fldCharType="separate"/>
        </w:r>
        <w:r w:rsidR="003D7BB4" w:rsidRPr="00A16B69" w:rsidDel="00211FEF">
          <w:rPr>
            <w:rFonts w:ascii="Times New Roman" w:hAnsi="Times New Roman" w:cs="Times New Roman"/>
            <w:sz w:val="24"/>
          </w:rPr>
          <w:delText>[42]</w:delText>
        </w:r>
        <w:r w:rsidR="003D7BB4" w:rsidDel="00211FEF">
          <w:rPr>
            <w:rFonts w:ascii="Times New Roman" w:hAnsi="Times New Roman" w:cs="Times New Roman"/>
            <w:sz w:val="24"/>
            <w:szCs w:val="24"/>
          </w:rPr>
          <w:fldChar w:fldCharType="end"/>
        </w:r>
        <w:r w:rsidR="003D7BB4" w:rsidRPr="009E24A5" w:rsidDel="00211FEF">
          <w:rPr>
            <w:rFonts w:ascii="Times New Roman" w:hAnsi="Times New Roman" w:cs="Times New Roman"/>
            <w:sz w:val="24"/>
            <w:szCs w:val="24"/>
          </w:rPr>
          <w:delText xml:space="preserve"> and ran using standard Phire Animal Tissue Direct Protocol.</w:delText>
        </w:r>
      </w:del>
    </w:p>
    <w:p w14:paraId="3B32D14D" w14:textId="67CA9527" w:rsidR="00822FFF" w:rsidRPr="00467D16" w:rsidDel="00211FEF" w:rsidRDefault="00822FFF" w:rsidP="00612032">
      <w:pPr>
        <w:spacing w:line="480" w:lineRule="auto"/>
        <w:ind w:firstLine="720"/>
        <w:rPr>
          <w:del w:id="8" w:author="Siperstein, Alden" w:date="2023-04-19T18:59:00Z"/>
          <w:rFonts w:ascii="Times New Roman" w:hAnsi="Times New Roman" w:cs="Times New Roman"/>
          <w:b/>
          <w:bCs/>
          <w:sz w:val="24"/>
          <w:szCs w:val="24"/>
        </w:rPr>
      </w:pPr>
      <w:del w:id="9" w:author="Siperstein, Alden" w:date="2023-04-19T18:59:00Z">
        <w:r w:rsidRPr="00467D16" w:rsidDel="00211FEF">
          <w:rPr>
            <w:rFonts w:ascii="Times New Roman" w:hAnsi="Times New Roman" w:cs="Times New Roman"/>
            <w:sz w:val="24"/>
            <w:szCs w:val="24"/>
          </w:rPr>
          <w:delText>Phire Animal Tissue Direct PCR assays contained 10 µl of Phire Animal Tissue PCR Buffer, 0.4 µl of Phire Hot Start 2, 500 nmol of each primer, molecular grade H</w:delText>
        </w:r>
        <w:r w:rsidRPr="00467D16" w:rsidDel="00211FEF">
          <w:rPr>
            <w:rFonts w:ascii="Times New Roman" w:hAnsi="Times New Roman" w:cs="Times New Roman"/>
            <w:sz w:val="24"/>
            <w:szCs w:val="24"/>
            <w:vertAlign w:val="subscript"/>
          </w:rPr>
          <w:delText>2</w:delText>
        </w:r>
        <w:r w:rsidRPr="00467D16" w:rsidDel="00211FEF">
          <w:rPr>
            <w:rFonts w:ascii="Times New Roman" w:hAnsi="Times New Roman" w:cs="Times New Roman"/>
            <w:sz w:val="24"/>
            <w:szCs w:val="24"/>
          </w:rPr>
          <w:delText>O, and 1 µl of gDNA (total reaction volume = 20 µl)</w:delText>
        </w:r>
        <w:r w:rsidR="00E8094C" w:rsidDel="00211FEF">
          <w:rPr>
            <w:rFonts w:ascii="Times New Roman" w:hAnsi="Times New Roman" w:cs="Times New Roman"/>
            <w:sz w:val="24"/>
            <w:szCs w:val="24"/>
          </w:rPr>
          <w:delText xml:space="preserve">, and </w:delText>
        </w:r>
        <w:r w:rsidR="00CB3CEC" w:rsidDel="00211FEF">
          <w:rPr>
            <w:rFonts w:ascii="Times New Roman" w:hAnsi="Times New Roman" w:cs="Times New Roman"/>
            <w:sz w:val="24"/>
            <w:szCs w:val="24"/>
          </w:rPr>
          <w:delText xml:space="preserve">the </w:delText>
        </w:r>
        <w:r w:rsidR="00CB3CEC" w:rsidRPr="00467D16" w:rsidDel="00211FEF">
          <w:rPr>
            <w:rFonts w:ascii="Times New Roman" w:hAnsi="Times New Roman" w:cs="Times New Roman"/>
            <w:sz w:val="24"/>
            <w:szCs w:val="24"/>
          </w:rPr>
          <w:delText xml:space="preserve">PCR conditions were: 98˚C, 5 min followed by 40 cycles of 98˚C for 5 sec, 54.4˚C for 5 sec and 72˚C for 20 sec, and 72˚C for 1 min. </w:delText>
        </w:r>
        <w:r w:rsidR="00CB3CEC" w:rsidDel="00211FEF">
          <w:rPr>
            <w:rFonts w:ascii="Times New Roman" w:hAnsi="Times New Roman" w:cs="Times New Roman"/>
            <w:sz w:val="24"/>
            <w:szCs w:val="24"/>
          </w:rPr>
          <w:delText>T</w:delText>
        </w:r>
        <w:r w:rsidRPr="00467D16" w:rsidDel="00211FEF">
          <w:rPr>
            <w:rFonts w:ascii="Times New Roman" w:hAnsi="Times New Roman" w:cs="Times New Roman"/>
            <w:sz w:val="24"/>
            <w:szCs w:val="24"/>
          </w:rPr>
          <w:delText>he DreamTaq Green PCR Master Mix (2x) PCR assays contained 10 µL of DreamTaq Green Master Mix (2x), 500 nmol of each primer, molecular grade H</w:delText>
        </w:r>
        <w:r w:rsidRPr="00BC7C3A" w:rsidDel="00211FEF">
          <w:rPr>
            <w:rFonts w:ascii="Times New Roman" w:hAnsi="Times New Roman" w:cs="Times New Roman"/>
            <w:sz w:val="24"/>
            <w:szCs w:val="24"/>
            <w:vertAlign w:val="subscript"/>
          </w:rPr>
          <w:delText>2</w:delText>
        </w:r>
        <w:r w:rsidRPr="00467D16" w:rsidDel="00211FEF">
          <w:rPr>
            <w:rFonts w:ascii="Times New Roman" w:hAnsi="Times New Roman" w:cs="Times New Roman"/>
            <w:sz w:val="24"/>
            <w:szCs w:val="24"/>
          </w:rPr>
          <w:delText>O, and 2 µL of gDNA (total reaction volume = 20 µL)</w:delText>
        </w:r>
        <w:r w:rsidR="00CB3CEC" w:rsidDel="00211FEF">
          <w:rPr>
            <w:rFonts w:ascii="Times New Roman" w:hAnsi="Times New Roman" w:cs="Times New Roman"/>
            <w:sz w:val="24"/>
            <w:szCs w:val="24"/>
          </w:rPr>
          <w:delText xml:space="preserve">, and the </w:delText>
        </w:r>
        <w:r w:rsidRPr="00467D16" w:rsidDel="00211FEF">
          <w:rPr>
            <w:rFonts w:ascii="Times New Roman" w:hAnsi="Times New Roman" w:cs="Times New Roman"/>
            <w:sz w:val="24"/>
            <w:szCs w:val="24"/>
          </w:rPr>
          <w:delText xml:space="preserve">reaction conditions were: 95˚C, 3 min, followed by 39 cycles of 95˚C for 30 sec, 46.5˚C for 30 sec, 72˚C for 30 sec and 72˚C for 5 min. Following amplification, PCR products were run on a 1% agarose gel. </w:delText>
        </w:r>
      </w:del>
    </w:p>
    <w:p w14:paraId="2050420A" w14:textId="5E3D80DD" w:rsidR="005F3A27" w:rsidRPr="00467D16" w:rsidDel="00211FEF" w:rsidRDefault="005F3A27" w:rsidP="00612032">
      <w:pPr>
        <w:spacing w:line="480" w:lineRule="auto"/>
        <w:rPr>
          <w:del w:id="10" w:author="Siperstein, Alden" w:date="2023-04-19T18:59:00Z"/>
          <w:rFonts w:ascii="Times New Roman" w:hAnsi="Times New Roman" w:cs="Times New Roman"/>
          <w:b/>
          <w:bCs/>
          <w:sz w:val="24"/>
          <w:szCs w:val="24"/>
        </w:rPr>
      </w:pPr>
      <w:commentRangeStart w:id="11"/>
      <w:del w:id="12" w:author="Siperstein, Alden" w:date="2023-04-19T18:59:00Z">
        <w:r w:rsidRPr="00467D16" w:rsidDel="00211FEF">
          <w:rPr>
            <w:rFonts w:ascii="Times New Roman" w:hAnsi="Times New Roman" w:cs="Times New Roman"/>
            <w:b/>
            <w:bCs/>
            <w:sz w:val="24"/>
            <w:szCs w:val="24"/>
          </w:rPr>
          <w:delText xml:space="preserve">Determining </w:delText>
        </w:r>
        <w:r w:rsidRPr="00467D16" w:rsidDel="00211FEF">
          <w:rPr>
            <w:rFonts w:ascii="Times New Roman" w:hAnsi="Times New Roman" w:cs="Times New Roman"/>
            <w:b/>
            <w:bCs/>
            <w:i/>
            <w:iCs/>
            <w:sz w:val="24"/>
            <w:szCs w:val="24"/>
          </w:rPr>
          <w:delText>Cx. pipiens</w:delText>
        </w:r>
        <w:r w:rsidRPr="00467D16" w:rsidDel="00211FEF">
          <w:rPr>
            <w:rFonts w:ascii="Times New Roman" w:hAnsi="Times New Roman" w:cs="Times New Roman"/>
            <w:b/>
            <w:bCs/>
            <w:sz w:val="24"/>
            <w:szCs w:val="24"/>
          </w:rPr>
          <w:delText xml:space="preserve"> form </w:delText>
        </w:r>
        <w:r w:rsidRPr="00467D16" w:rsidDel="00211FEF">
          <w:rPr>
            <w:rFonts w:ascii="Times New Roman" w:hAnsi="Times New Roman" w:cs="Times New Roman"/>
            <w:b/>
            <w:bCs/>
            <w:i/>
            <w:iCs/>
            <w:sz w:val="24"/>
            <w:szCs w:val="24"/>
          </w:rPr>
          <w:delText>molestus</w:delText>
        </w:r>
        <w:r w:rsidRPr="00467D16" w:rsidDel="00211FEF">
          <w:rPr>
            <w:rFonts w:ascii="Times New Roman" w:hAnsi="Times New Roman" w:cs="Times New Roman"/>
            <w:b/>
            <w:bCs/>
            <w:sz w:val="24"/>
            <w:szCs w:val="24"/>
          </w:rPr>
          <w:delText xml:space="preserve"> Ancestry:</w:delText>
        </w:r>
        <w:commentRangeEnd w:id="11"/>
        <w:r w:rsidR="00C65930" w:rsidDel="00211FEF">
          <w:rPr>
            <w:rStyle w:val="CommentReference"/>
          </w:rPr>
          <w:commentReference w:id="11"/>
        </w:r>
      </w:del>
    </w:p>
    <w:p w14:paraId="3EF58CEF" w14:textId="7D9EB41B" w:rsidR="00BE6EB8" w:rsidRPr="00467D16" w:rsidDel="00211FEF" w:rsidRDefault="00BE6EB8" w:rsidP="00BE6EB8">
      <w:pPr>
        <w:spacing w:line="480" w:lineRule="auto"/>
        <w:ind w:firstLine="720"/>
        <w:rPr>
          <w:del w:id="13" w:author="Siperstein, Alden" w:date="2023-04-19T18:59:00Z"/>
          <w:rFonts w:ascii="Times New Roman" w:hAnsi="Times New Roman" w:cs="Times New Roman"/>
          <w:sz w:val="24"/>
          <w:szCs w:val="24"/>
        </w:rPr>
      </w:pPr>
      <w:del w:id="14" w:author="Siperstein, Alden" w:date="2023-04-19T18:59:00Z">
        <w:r w:rsidRPr="00467D16" w:rsidDel="00211FEF">
          <w:rPr>
            <w:rFonts w:ascii="Times New Roman" w:hAnsi="Times New Roman" w:cs="Times New Roman"/>
            <w:sz w:val="24"/>
            <w:szCs w:val="24"/>
          </w:rPr>
          <w:delText xml:space="preserve">To determine if </w:delText>
        </w:r>
        <w:r w:rsidRPr="00467D16" w:rsidDel="00211FEF">
          <w:rPr>
            <w:rFonts w:ascii="Times New Roman" w:hAnsi="Times New Roman" w:cs="Times New Roman"/>
            <w:i/>
            <w:iCs/>
            <w:sz w:val="24"/>
            <w:szCs w:val="24"/>
          </w:rPr>
          <w:delText>Cx. pipiens</w:delText>
        </w:r>
        <w:r w:rsidRPr="00467D16" w:rsidDel="00211FEF">
          <w:rPr>
            <w:rFonts w:ascii="Times New Roman" w:hAnsi="Times New Roman" w:cs="Times New Roman"/>
            <w:sz w:val="24"/>
            <w:szCs w:val="24"/>
          </w:rPr>
          <w:delText xml:space="preserve"> collected in December and January that were gravid or non-diapausing </w:delText>
        </w:r>
        <w:r w:rsidRPr="00467D16" w:rsidDel="00211FEF">
          <w:rPr>
            <w:rStyle w:val="cf01"/>
            <w:rFonts w:ascii="Times New Roman" w:hAnsi="Times New Roman" w:cs="Times New Roman"/>
            <w:sz w:val="24"/>
            <w:szCs w:val="24"/>
          </w:rPr>
          <w:delText>showed greater</w:delText>
        </w:r>
        <w:r w:rsidR="0011067D" w:rsidDel="00211FEF">
          <w:rPr>
            <w:rStyle w:val="cf01"/>
            <w:rFonts w:ascii="Times New Roman" w:hAnsi="Times New Roman" w:cs="Times New Roman"/>
            <w:sz w:val="24"/>
            <w:szCs w:val="24"/>
          </w:rPr>
          <w:delText xml:space="preserve"> </w:delText>
        </w:r>
        <w:r w:rsidR="0011067D" w:rsidRPr="00467D16" w:rsidDel="00211FEF">
          <w:rPr>
            <w:rStyle w:val="cf01"/>
            <w:rFonts w:ascii="Times New Roman" w:hAnsi="Times New Roman" w:cs="Times New Roman"/>
            <w:sz w:val="24"/>
            <w:szCs w:val="24"/>
          </w:rPr>
          <w:delText>introgression</w:delText>
        </w:r>
        <w:r w:rsidR="0011067D" w:rsidDel="00211FEF">
          <w:rPr>
            <w:rStyle w:val="cf01"/>
            <w:rFonts w:ascii="Times New Roman" w:hAnsi="Times New Roman" w:cs="Times New Roman"/>
            <w:sz w:val="24"/>
            <w:szCs w:val="24"/>
          </w:rPr>
          <w:delText xml:space="preserve"> with</w:delText>
        </w:r>
        <w:r w:rsidRPr="00467D16" w:rsidDel="00211FEF">
          <w:rPr>
            <w:rStyle w:val="cf01"/>
            <w:rFonts w:ascii="Times New Roman" w:hAnsi="Times New Roman" w:cs="Times New Roman"/>
            <w:sz w:val="24"/>
            <w:szCs w:val="24"/>
          </w:rPr>
          <w:delText xml:space="preserve"> </w:delText>
        </w:r>
        <w:r w:rsidRPr="00467D16" w:rsidDel="00211FEF">
          <w:rPr>
            <w:rStyle w:val="cf11"/>
            <w:rFonts w:ascii="Times New Roman" w:hAnsi="Times New Roman" w:cs="Times New Roman"/>
            <w:sz w:val="24"/>
            <w:szCs w:val="24"/>
          </w:rPr>
          <w:delText>Cx. p</w:delText>
        </w:r>
        <w:r w:rsidR="00515A08" w:rsidDel="00211FEF">
          <w:rPr>
            <w:rStyle w:val="cf11"/>
            <w:rFonts w:ascii="Times New Roman" w:hAnsi="Times New Roman" w:cs="Times New Roman"/>
            <w:sz w:val="24"/>
            <w:szCs w:val="24"/>
          </w:rPr>
          <w:delText xml:space="preserve">. </w:delText>
        </w:r>
        <w:r w:rsidR="002E6EFF" w:rsidDel="00211FEF">
          <w:rPr>
            <w:rStyle w:val="cf11"/>
            <w:rFonts w:ascii="Times New Roman" w:hAnsi="Times New Roman" w:cs="Times New Roman"/>
            <w:sz w:val="24"/>
            <w:szCs w:val="24"/>
          </w:rPr>
          <w:delText>m</w:delText>
        </w:r>
        <w:r w:rsidRPr="00467D16" w:rsidDel="00211FEF">
          <w:rPr>
            <w:rStyle w:val="cf11"/>
            <w:rFonts w:ascii="Times New Roman" w:hAnsi="Times New Roman" w:cs="Times New Roman"/>
            <w:sz w:val="24"/>
            <w:szCs w:val="24"/>
          </w:rPr>
          <w:delText>olestus</w:delText>
        </w:r>
        <w:r w:rsidRPr="00467D16" w:rsidDel="00211FEF">
          <w:rPr>
            <w:rFonts w:ascii="Times New Roman" w:hAnsi="Times New Roman" w:cs="Times New Roman"/>
            <w:sz w:val="24"/>
            <w:szCs w:val="24"/>
          </w:rPr>
          <w:delText xml:space="preserve">, we ran PCRs for two groups: 8 non-diapausing </w:delText>
        </w:r>
        <w:r w:rsidRPr="00467D16" w:rsidDel="00211FEF">
          <w:rPr>
            <w:rFonts w:ascii="Times New Roman" w:hAnsi="Times New Roman" w:cs="Times New Roman"/>
            <w:i/>
            <w:iCs/>
            <w:sz w:val="24"/>
            <w:szCs w:val="24"/>
          </w:rPr>
          <w:delText>Cx. pipiens</w:delText>
        </w:r>
        <w:r w:rsidR="00C63598" w:rsidDel="00211FEF">
          <w:rPr>
            <w:rFonts w:ascii="Times New Roman" w:hAnsi="Times New Roman" w:cs="Times New Roman"/>
            <w:i/>
            <w:iCs/>
            <w:sz w:val="24"/>
            <w:szCs w:val="24"/>
          </w:rPr>
          <w:delText xml:space="preserve"> </w:delText>
        </w:r>
        <w:r w:rsidR="00C63598" w:rsidDel="00211FEF">
          <w:rPr>
            <w:rFonts w:ascii="Times New Roman" w:hAnsi="Times New Roman" w:cs="Times New Roman"/>
            <w:sz w:val="24"/>
            <w:szCs w:val="24"/>
          </w:rPr>
          <w:delText>collected from culverts in December and January</w:delText>
        </w:r>
        <w:r w:rsidRPr="00467D16" w:rsidDel="00211FEF">
          <w:rPr>
            <w:rFonts w:ascii="Times New Roman" w:hAnsi="Times New Roman" w:cs="Times New Roman"/>
            <w:sz w:val="24"/>
            <w:szCs w:val="24"/>
          </w:rPr>
          <w:delText xml:space="preserve"> (n = 5 gravid; n = 3 with EFL &gt; 90 μm) and 8 diapausing samples</w:delText>
        </w:r>
        <w:r w:rsidR="00C63598" w:rsidDel="00211FEF">
          <w:rPr>
            <w:rFonts w:ascii="Times New Roman" w:hAnsi="Times New Roman" w:cs="Times New Roman"/>
            <w:sz w:val="24"/>
            <w:szCs w:val="24"/>
          </w:rPr>
          <w:delText xml:space="preserve"> that were collected from culverts during the same timeframe</w:delText>
        </w:r>
        <w:r w:rsidRPr="00467D16" w:rsidDel="00211FEF">
          <w:rPr>
            <w:rFonts w:ascii="Times New Roman" w:hAnsi="Times New Roman" w:cs="Times New Roman"/>
            <w:sz w:val="24"/>
            <w:szCs w:val="24"/>
          </w:rPr>
          <w:delText xml:space="preserve"> (nulliparous &amp; EFL &lt; 75 μm). gDNA was extracted from one leg </w:delText>
        </w:r>
        <w:r w:rsidR="00936498" w:rsidDel="00211FEF">
          <w:rPr>
            <w:rFonts w:ascii="Times New Roman" w:hAnsi="Times New Roman" w:cs="Times New Roman"/>
            <w:sz w:val="24"/>
            <w:szCs w:val="24"/>
          </w:rPr>
          <w:delText xml:space="preserve">of </w:delText>
        </w:r>
        <w:r w:rsidRPr="00467D16" w:rsidDel="00211FEF">
          <w:rPr>
            <w:rFonts w:ascii="Times New Roman" w:hAnsi="Times New Roman" w:cs="Times New Roman"/>
            <w:sz w:val="24"/>
            <w:szCs w:val="24"/>
          </w:rPr>
          <w:delText>each</w:delText>
        </w:r>
        <w:r w:rsidR="00936498" w:rsidDel="00211FEF">
          <w:rPr>
            <w:rFonts w:ascii="Times New Roman" w:hAnsi="Times New Roman" w:cs="Times New Roman"/>
            <w:sz w:val="24"/>
            <w:szCs w:val="24"/>
          </w:rPr>
          <w:delText xml:space="preserve"> mosquito</w:delText>
        </w:r>
        <w:r w:rsidRPr="00467D16" w:rsidDel="00211FEF">
          <w:rPr>
            <w:rFonts w:ascii="Times New Roman" w:hAnsi="Times New Roman" w:cs="Times New Roman"/>
            <w:sz w:val="24"/>
            <w:szCs w:val="24"/>
          </w:rPr>
          <w:delText xml:space="preserve"> using the Phire Animal Tissue Direct 4.1.2 Dilution Protocol</w:delText>
        </w:r>
        <w:r w:rsidR="00936498" w:rsidDel="00211FEF">
          <w:rPr>
            <w:rFonts w:ascii="Times New Roman" w:hAnsi="Times New Roman" w:cs="Times New Roman"/>
            <w:sz w:val="24"/>
            <w:szCs w:val="24"/>
          </w:rPr>
          <w:delText xml:space="preserve"> (ThermoFisher Scientific)</w:delText>
        </w:r>
        <w:r w:rsidRPr="00467D16" w:rsidDel="00211FEF">
          <w:rPr>
            <w:rFonts w:ascii="Times New Roman" w:hAnsi="Times New Roman" w:cs="Times New Roman"/>
            <w:sz w:val="24"/>
            <w:szCs w:val="24"/>
          </w:rPr>
          <w:delText xml:space="preserve">. PCRs were run with Phire Animal Tissue Direct PCR assays containing 10 µl of Phire Animal Tissue PCR Buffer, 0.4 µl of Phire Hot Start 2, 500 nmol of each primer (n = 3; primers as from Bahnck &amp; Fonseca </w:delText>
        </w:r>
        <w:r w:rsidR="000D1B31" w:rsidDel="00211FEF">
          <w:rPr>
            <w:rFonts w:ascii="Times New Roman" w:hAnsi="Times New Roman" w:cs="Times New Roman"/>
            <w:sz w:val="24"/>
            <w:szCs w:val="24"/>
          </w:rPr>
          <w:fldChar w:fldCharType="begin"/>
        </w:r>
        <w:r w:rsidR="004016A2" w:rsidDel="00211FEF">
          <w:rPr>
            <w:rFonts w:ascii="Times New Roman" w:hAnsi="Times New Roman" w:cs="Times New Roman"/>
            <w:sz w:val="24"/>
            <w:szCs w:val="24"/>
          </w:rPr>
          <w:delInstrText xml:space="preserve"> ADDIN ZOTERO_ITEM CSL_CITATION {"citationID":"Yt3YTMnJ","properties":{"formattedCitation":"[65]","plainCitation":"[65]","noteIndex":0},"citationItems":[{"id":506,"uris":["http://zotero.org/users/local/KEAXJa8x/items/X5A84GSD"],"itemData":{"id":506,"type":"article-journal","abstract":"A previously developed method to identify members of the Culex pipiens complex exploiting polymorphisms in a nuclear intron (acetylcholinesterase [ACE] based-assay) cannot differentiate the two forms of Cx. pipiens: form pipiens and form molestus. Notably, the two forms seem to differ extensively in behavior and physiology and likely have very different epidemiologic importance. Because they are morphologically indistinguishable, molecular methods are critical for the evaluation of their relative importance. Although the two forms of Cx. pipiens have been distinguished using a panel of microsatellite loci, such a protocol is laborious and expensive. We developed a rapid assay based on polymorphisms in the flanking region of a microsatellite locus. Used in conjunction with the ACE-assay, this new assay allows the identification of pure and hybrid populations of the two Cx. pipiens forms as well as those including Cx. quinquefasciatus. We discuss the usefulness of the method as well as limitations to its application. Copyright © 2006 by The American Society of Tropical Medicine and Hygiene.","container-title":"American Journal of Tropical Medicine and Hygiene","DOI":"10.4269/ajtmh.2006.75.2.0750251","ISSN":"00029637","issue":"2","title":"Rapid assay to identify the two genetic forms of Culex (Culex) pipiens L. (Diptera: Culicidae) and hybrid populations","volume":"75","author":[{"family":"Bahnck","given":"Carolyn M."},{"family":"Fonseca","given":"Dina M."}],"issued":{"date-parts":[["2006"]]}}}],"schema":"https://github.com/citation-style-language/schema/raw/master/csl-citation.json"} </w:delInstrText>
        </w:r>
        <w:r w:rsidR="000D1B31" w:rsidDel="00211FEF">
          <w:rPr>
            <w:rFonts w:ascii="Times New Roman" w:hAnsi="Times New Roman" w:cs="Times New Roman"/>
            <w:sz w:val="24"/>
            <w:szCs w:val="24"/>
          </w:rPr>
          <w:fldChar w:fldCharType="separate"/>
        </w:r>
        <w:r w:rsidR="004016A2" w:rsidRPr="004016A2" w:rsidDel="00211FEF">
          <w:rPr>
            <w:rFonts w:ascii="Times New Roman" w:hAnsi="Times New Roman" w:cs="Times New Roman"/>
            <w:sz w:val="24"/>
          </w:rPr>
          <w:delText>[65]</w:delText>
        </w:r>
        <w:r w:rsidR="000D1B31" w:rsidDel="00211FEF">
          <w:rPr>
            <w:rFonts w:ascii="Times New Roman" w:hAnsi="Times New Roman" w:cs="Times New Roman"/>
            <w:sz w:val="24"/>
            <w:szCs w:val="24"/>
          </w:rPr>
          <w:fldChar w:fldCharType="end"/>
        </w:r>
        <w:r w:rsidRPr="00467D16" w:rsidDel="00211FEF">
          <w:rPr>
            <w:rFonts w:ascii="Times New Roman" w:hAnsi="Times New Roman" w:cs="Times New Roman"/>
            <w:sz w:val="24"/>
            <w:szCs w:val="24"/>
          </w:rPr>
          <w:delText xml:space="preserve"> CQ11 rapid assay), molecular grade H</w:delText>
        </w:r>
        <w:r w:rsidRPr="00467D16" w:rsidDel="00211FEF">
          <w:rPr>
            <w:rFonts w:ascii="Times New Roman" w:hAnsi="Times New Roman" w:cs="Times New Roman"/>
            <w:sz w:val="24"/>
            <w:szCs w:val="24"/>
            <w:vertAlign w:val="subscript"/>
          </w:rPr>
          <w:delText>2</w:delText>
        </w:r>
        <w:r w:rsidRPr="00467D16" w:rsidDel="00211FEF">
          <w:rPr>
            <w:rFonts w:ascii="Times New Roman" w:hAnsi="Times New Roman" w:cs="Times New Roman"/>
            <w:sz w:val="24"/>
            <w:szCs w:val="24"/>
          </w:rPr>
          <w:delText xml:space="preserve">O, and 1 µl of gDNA (total reaction volume = 20 µl). The PCR conditions were as follows: 98˚C, 5 min followed by 40 cycles of 98˚C for 5 sec, 54˚C for 5 sec and 72˚C for 20 sec, and 72˚C for 1 min. </w:delText>
        </w:r>
        <w:r w:rsidR="00467D16" w:rsidRPr="00467D16" w:rsidDel="00211FEF">
          <w:rPr>
            <w:rFonts w:ascii="Times New Roman" w:hAnsi="Times New Roman" w:cs="Times New Roman"/>
            <w:sz w:val="24"/>
            <w:szCs w:val="24"/>
          </w:rPr>
          <w:delText xml:space="preserve">A Fisher's exact test was used to determine if the non-diapausing group had higher rates </w:delText>
        </w:r>
        <w:r w:rsidR="005C791B" w:rsidDel="00211FEF">
          <w:rPr>
            <w:rFonts w:ascii="Times New Roman" w:hAnsi="Times New Roman" w:cs="Times New Roman"/>
            <w:sz w:val="24"/>
            <w:szCs w:val="24"/>
          </w:rPr>
          <w:delText xml:space="preserve">of </w:delText>
        </w:r>
        <w:r w:rsidR="005C791B" w:rsidDel="00211FEF">
          <w:rPr>
            <w:rFonts w:ascii="Times New Roman" w:hAnsi="Times New Roman" w:cs="Times New Roman"/>
            <w:i/>
            <w:iCs/>
            <w:sz w:val="24"/>
            <w:szCs w:val="24"/>
          </w:rPr>
          <w:delText xml:space="preserve">Cx. p. molestus </w:delText>
        </w:r>
        <w:r w:rsidR="005C791B" w:rsidDel="00211FEF">
          <w:rPr>
            <w:rFonts w:ascii="Times New Roman" w:hAnsi="Times New Roman" w:cs="Times New Roman"/>
            <w:sz w:val="24"/>
            <w:szCs w:val="24"/>
          </w:rPr>
          <w:delText xml:space="preserve">ancestry </w:delText>
        </w:r>
        <w:r w:rsidR="00467D16" w:rsidRPr="00467D16" w:rsidDel="00211FEF">
          <w:rPr>
            <w:rFonts w:ascii="Times New Roman" w:hAnsi="Times New Roman" w:cs="Times New Roman"/>
            <w:sz w:val="24"/>
            <w:szCs w:val="24"/>
          </w:rPr>
          <w:delText>than the diapausing group (α = 0.05).</w:delText>
        </w:r>
      </w:del>
    </w:p>
    <w:p w14:paraId="6D774411" w14:textId="482C9780" w:rsidR="005F3A27" w:rsidRPr="00A6502B" w:rsidRDefault="005F3A27" w:rsidP="00612032">
      <w:pPr>
        <w:spacing w:line="480" w:lineRule="auto"/>
        <w:rPr>
          <w:rFonts w:ascii="Times New Roman" w:hAnsi="Times New Roman" w:cs="Times New Roman"/>
          <w:sz w:val="26"/>
          <w:szCs w:val="26"/>
        </w:rPr>
      </w:pPr>
      <w:del w:id="15" w:author="Siperstein, Alden" w:date="2023-04-19T18:59:00Z">
        <w:r w:rsidRPr="00A6502B" w:rsidDel="00211FEF">
          <w:rPr>
            <w:rFonts w:ascii="Times New Roman" w:hAnsi="Times New Roman" w:cs="Times New Roman"/>
            <w:b/>
            <w:bCs/>
            <w:sz w:val="26"/>
            <w:szCs w:val="26"/>
          </w:rPr>
          <w:delText>Supplemental Results</w:delText>
        </w:r>
      </w:del>
      <w:ins w:id="16" w:author="Siperstein, Alden" w:date="2023-04-19T18:59:00Z">
        <w:r w:rsidR="00211FEF">
          <w:rPr>
            <w:rFonts w:ascii="Times New Roman" w:hAnsi="Times New Roman" w:cs="Times New Roman"/>
            <w:b/>
            <w:bCs/>
            <w:sz w:val="26"/>
            <w:szCs w:val="26"/>
          </w:rPr>
          <w:t>Non-</w:t>
        </w:r>
        <w:r w:rsidR="00211FEF" w:rsidRPr="00211FEF">
          <w:rPr>
            <w:rFonts w:ascii="Times New Roman" w:hAnsi="Times New Roman" w:cs="Times New Roman"/>
            <w:b/>
            <w:bCs/>
            <w:i/>
            <w:iCs/>
            <w:sz w:val="26"/>
            <w:szCs w:val="26"/>
            <w:rPrChange w:id="17" w:author="Siperstein, Alden" w:date="2023-04-19T18:59:00Z">
              <w:rPr>
                <w:rFonts w:ascii="Times New Roman" w:hAnsi="Times New Roman" w:cs="Times New Roman"/>
                <w:b/>
                <w:bCs/>
                <w:sz w:val="26"/>
                <w:szCs w:val="26"/>
              </w:rPr>
            </w:rPrChange>
          </w:rPr>
          <w:t>Culex</w:t>
        </w:r>
        <w:r w:rsidR="00211FEF">
          <w:rPr>
            <w:rFonts w:ascii="Times New Roman" w:hAnsi="Times New Roman" w:cs="Times New Roman"/>
            <w:b/>
            <w:bCs/>
            <w:sz w:val="26"/>
            <w:szCs w:val="26"/>
          </w:rPr>
          <w:t xml:space="preserve"> results</w:t>
        </w:r>
      </w:ins>
      <w:r w:rsidRPr="00A6502B">
        <w:rPr>
          <w:rFonts w:ascii="Times New Roman" w:hAnsi="Times New Roman" w:cs="Times New Roman"/>
          <w:sz w:val="26"/>
          <w:szCs w:val="26"/>
        </w:rPr>
        <w:t>:</w:t>
      </w:r>
    </w:p>
    <w:p w14:paraId="1392B98D" w14:textId="01C2911F" w:rsidR="005F3A27" w:rsidRPr="00BC7C3A" w:rsidRDefault="005F3A27" w:rsidP="00BC7C3A">
      <w:pPr>
        <w:pStyle w:val="ListParagraph"/>
        <w:numPr>
          <w:ilvl w:val="0"/>
          <w:numId w:val="3"/>
        </w:numPr>
        <w:spacing w:line="480" w:lineRule="auto"/>
        <w:rPr>
          <w:rFonts w:ascii="Times New Roman" w:hAnsi="Times New Roman" w:cs="Times New Roman"/>
          <w:b/>
          <w:bCs/>
          <w:sz w:val="24"/>
          <w:szCs w:val="24"/>
        </w:rPr>
      </w:pPr>
      <w:r w:rsidRPr="00BC7C3A">
        <w:rPr>
          <w:rFonts w:ascii="Times New Roman" w:hAnsi="Times New Roman" w:cs="Times New Roman"/>
          <w:b/>
          <w:bCs/>
          <w:sz w:val="24"/>
          <w:szCs w:val="24"/>
        </w:rPr>
        <w:t>Seasonal Prevalence of each Genus:</w:t>
      </w:r>
    </w:p>
    <w:p w14:paraId="09F8DBFB" w14:textId="5B0653C7" w:rsidR="00B16DB8" w:rsidRPr="00467D16" w:rsidRDefault="005F3A27" w:rsidP="00B16DB8">
      <w:pPr>
        <w:spacing w:line="480" w:lineRule="auto"/>
        <w:rPr>
          <w:rFonts w:ascii="Times New Roman" w:hAnsi="Times New Roman" w:cs="Times New Roman"/>
          <w:b/>
          <w:bCs/>
          <w:sz w:val="24"/>
          <w:szCs w:val="24"/>
        </w:rPr>
      </w:pPr>
      <w:r w:rsidRPr="00467D16">
        <w:rPr>
          <w:rFonts w:ascii="Times New Roman" w:hAnsi="Times New Roman" w:cs="Times New Roman"/>
          <w:sz w:val="24"/>
          <w:szCs w:val="24"/>
        </w:rPr>
        <w:t xml:space="preserve">From an aggregate of the three collection seasons and all used traps, </w:t>
      </w:r>
      <w:r w:rsidRPr="00467D16">
        <w:rPr>
          <w:rFonts w:ascii="Times New Roman" w:hAnsi="Times New Roman" w:cs="Times New Roman"/>
          <w:i/>
          <w:iCs/>
          <w:sz w:val="24"/>
          <w:szCs w:val="24"/>
        </w:rPr>
        <w:t>Culex</w:t>
      </w:r>
      <w:r w:rsidRPr="00467D16">
        <w:rPr>
          <w:rFonts w:ascii="Times New Roman" w:hAnsi="Times New Roman" w:cs="Times New Roman"/>
          <w:sz w:val="24"/>
          <w:szCs w:val="24"/>
        </w:rPr>
        <w:t xml:space="preserve">, </w:t>
      </w:r>
      <w:r w:rsidRPr="00467D16">
        <w:rPr>
          <w:rFonts w:ascii="Times New Roman" w:hAnsi="Times New Roman" w:cs="Times New Roman"/>
          <w:i/>
          <w:iCs/>
          <w:sz w:val="24"/>
          <w:szCs w:val="24"/>
        </w:rPr>
        <w:t>Aedes</w:t>
      </w:r>
      <w:r w:rsidRPr="00467D16">
        <w:rPr>
          <w:rFonts w:ascii="Times New Roman" w:hAnsi="Times New Roman" w:cs="Times New Roman"/>
          <w:sz w:val="24"/>
          <w:szCs w:val="24"/>
        </w:rPr>
        <w:t xml:space="preserve">, and </w:t>
      </w:r>
      <w:r w:rsidRPr="00467D16">
        <w:rPr>
          <w:rFonts w:ascii="Times New Roman" w:hAnsi="Times New Roman" w:cs="Times New Roman"/>
          <w:i/>
          <w:iCs/>
          <w:sz w:val="24"/>
          <w:szCs w:val="24"/>
        </w:rPr>
        <w:t>Anopheles</w:t>
      </w:r>
      <w:r w:rsidRPr="00467D16">
        <w:rPr>
          <w:rFonts w:ascii="Times New Roman" w:hAnsi="Times New Roman" w:cs="Times New Roman"/>
          <w:sz w:val="24"/>
          <w:szCs w:val="24"/>
        </w:rPr>
        <w:t xml:space="preserve"> were the most abundant genera</w:t>
      </w:r>
      <w:r w:rsidR="00BE543E">
        <w:rPr>
          <w:rFonts w:ascii="Times New Roman" w:hAnsi="Times New Roman" w:cs="Times New Roman"/>
          <w:sz w:val="24"/>
          <w:szCs w:val="24"/>
        </w:rPr>
        <w:t xml:space="preserve"> of mosquitoes that we collected</w:t>
      </w:r>
      <w:r w:rsidRPr="00467D16">
        <w:rPr>
          <w:rFonts w:ascii="Times New Roman" w:hAnsi="Times New Roman" w:cs="Times New Roman"/>
          <w:sz w:val="24"/>
          <w:szCs w:val="24"/>
        </w:rPr>
        <w:t xml:space="preserve"> (n = 4256, 1638, and 566, respectively). Other genera, such as </w:t>
      </w:r>
      <w:proofErr w:type="spellStart"/>
      <w:r w:rsidRPr="00467D16">
        <w:rPr>
          <w:rFonts w:ascii="Times New Roman" w:hAnsi="Times New Roman" w:cs="Times New Roman"/>
          <w:i/>
          <w:iCs/>
          <w:sz w:val="24"/>
          <w:szCs w:val="24"/>
        </w:rPr>
        <w:t>Psorophora</w:t>
      </w:r>
      <w:proofErr w:type="spellEnd"/>
      <w:r w:rsidRPr="00467D16">
        <w:rPr>
          <w:rFonts w:ascii="Times New Roman" w:hAnsi="Times New Roman" w:cs="Times New Roman"/>
          <w:sz w:val="24"/>
          <w:szCs w:val="24"/>
        </w:rPr>
        <w:t xml:space="preserve">, </w:t>
      </w:r>
      <w:proofErr w:type="spellStart"/>
      <w:r w:rsidRPr="00467D16">
        <w:rPr>
          <w:rFonts w:ascii="Times New Roman" w:hAnsi="Times New Roman" w:cs="Times New Roman"/>
          <w:i/>
          <w:iCs/>
          <w:sz w:val="24"/>
          <w:szCs w:val="24"/>
        </w:rPr>
        <w:t>Uranotaenia</w:t>
      </w:r>
      <w:proofErr w:type="spellEnd"/>
      <w:r w:rsidRPr="00467D16">
        <w:rPr>
          <w:rFonts w:ascii="Times New Roman" w:hAnsi="Times New Roman" w:cs="Times New Roman"/>
          <w:sz w:val="24"/>
          <w:szCs w:val="24"/>
        </w:rPr>
        <w:t xml:space="preserve">, </w:t>
      </w:r>
      <w:proofErr w:type="spellStart"/>
      <w:r w:rsidRPr="00467D16">
        <w:rPr>
          <w:rFonts w:ascii="Times New Roman" w:hAnsi="Times New Roman" w:cs="Times New Roman"/>
          <w:i/>
          <w:iCs/>
          <w:sz w:val="24"/>
          <w:szCs w:val="24"/>
        </w:rPr>
        <w:t>Culiseta</w:t>
      </w:r>
      <w:proofErr w:type="spellEnd"/>
      <w:r w:rsidRPr="00467D16">
        <w:rPr>
          <w:rFonts w:ascii="Times New Roman" w:hAnsi="Times New Roman" w:cs="Times New Roman"/>
          <w:sz w:val="24"/>
          <w:szCs w:val="24"/>
        </w:rPr>
        <w:t xml:space="preserve">, and </w:t>
      </w:r>
      <w:proofErr w:type="spellStart"/>
      <w:r w:rsidRPr="00467D16">
        <w:rPr>
          <w:rFonts w:ascii="Times New Roman" w:hAnsi="Times New Roman" w:cs="Times New Roman"/>
          <w:i/>
          <w:iCs/>
          <w:sz w:val="24"/>
          <w:szCs w:val="24"/>
        </w:rPr>
        <w:t>Coquillettidia</w:t>
      </w:r>
      <w:proofErr w:type="spellEnd"/>
      <w:r w:rsidRPr="00467D16">
        <w:rPr>
          <w:rFonts w:ascii="Times New Roman" w:hAnsi="Times New Roman" w:cs="Times New Roman"/>
          <w:i/>
          <w:iCs/>
          <w:sz w:val="24"/>
          <w:szCs w:val="24"/>
        </w:rPr>
        <w:t xml:space="preserve"> </w:t>
      </w:r>
      <w:r w:rsidRPr="00467D16">
        <w:rPr>
          <w:rFonts w:ascii="Times New Roman" w:hAnsi="Times New Roman" w:cs="Times New Roman"/>
          <w:sz w:val="24"/>
          <w:szCs w:val="24"/>
        </w:rPr>
        <w:t xml:space="preserve">were less abundant (n = 13, 12, 2, and 1, respectively; Table </w:t>
      </w:r>
      <w:r w:rsidR="00515A08" w:rsidRPr="00467D16">
        <w:rPr>
          <w:rFonts w:ascii="Times New Roman" w:hAnsi="Times New Roman" w:cs="Times New Roman"/>
          <w:sz w:val="24"/>
          <w:szCs w:val="24"/>
        </w:rPr>
        <w:t>S</w:t>
      </w:r>
      <w:r w:rsidR="00515A08">
        <w:rPr>
          <w:rFonts w:ascii="Times New Roman" w:hAnsi="Times New Roman" w:cs="Times New Roman"/>
          <w:sz w:val="24"/>
          <w:szCs w:val="24"/>
        </w:rPr>
        <w:t>2</w:t>
      </w:r>
      <w:r w:rsidRPr="00467D16">
        <w:rPr>
          <w:rFonts w:ascii="Times New Roman" w:hAnsi="Times New Roman" w:cs="Times New Roman"/>
          <w:sz w:val="24"/>
          <w:szCs w:val="24"/>
        </w:rPr>
        <w:t xml:space="preserve">). Adult, female mosquitoes from the genera </w:t>
      </w:r>
      <w:r w:rsidRPr="00467D16">
        <w:rPr>
          <w:rFonts w:ascii="Times New Roman" w:hAnsi="Times New Roman" w:cs="Times New Roman"/>
          <w:i/>
          <w:iCs/>
          <w:sz w:val="24"/>
          <w:szCs w:val="24"/>
        </w:rPr>
        <w:t>Culex</w:t>
      </w:r>
      <w:r w:rsidRPr="00467D16">
        <w:rPr>
          <w:rFonts w:ascii="Times New Roman" w:hAnsi="Times New Roman" w:cs="Times New Roman"/>
          <w:sz w:val="24"/>
          <w:szCs w:val="24"/>
        </w:rPr>
        <w:t xml:space="preserve"> and </w:t>
      </w:r>
      <w:r w:rsidRPr="00467D16">
        <w:rPr>
          <w:rFonts w:ascii="Times New Roman" w:hAnsi="Times New Roman" w:cs="Times New Roman"/>
          <w:i/>
          <w:iCs/>
          <w:sz w:val="24"/>
          <w:szCs w:val="24"/>
        </w:rPr>
        <w:t>Aedes</w:t>
      </w:r>
      <w:r w:rsidRPr="00467D16">
        <w:rPr>
          <w:rFonts w:ascii="Times New Roman" w:hAnsi="Times New Roman" w:cs="Times New Roman"/>
          <w:sz w:val="24"/>
          <w:szCs w:val="24"/>
        </w:rPr>
        <w:t xml:space="preserve"> were collected in gravid and BG sentinel traps into the middle of November </w:t>
      </w:r>
      <w:r w:rsidR="0052646C">
        <w:rPr>
          <w:rFonts w:ascii="Times New Roman" w:hAnsi="Times New Roman" w:cs="Times New Roman"/>
          <w:sz w:val="24"/>
          <w:szCs w:val="24"/>
        </w:rPr>
        <w:t xml:space="preserve">in two of the three collection years </w:t>
      </w:r>
      <w:r w:rsidRPr="00467D16">
        <w:rPr>
          <w:rFonts w:ascii="Times New Roman" w:hAnsi="Times New Roman" w:cs="Times New Roman"/>
          <w:sz w:val="24"/>
          <w:szCs w:val="24"/>
        </w:rPr>
        <w:t>(</w:t>
      </w:r>
      <w:r w:rsidR="00CE27BE" w:rsidRPr="00467D16">
        <w:rPr>
          <w:rFonts w:ascii="Times New Roman" w:hAnsi="Times New Roman" w:cs="Times New Roman"/>
          <w:sz w:val="24"/>
          <w:szCs w:val="24"/>
        </w:rPr>
        <w:t>November 22</w:t>
      </w:r>
      <w:r w:rsidR="00F03411">
        <w:rPr>
          <w:rFonts w:ascii="Times New Roman" w:hAnsi="Times New Roman" w:cs="Times New Roman"/>
          <w:sz w:val="24"/>
          <w:szCs w:val="24"/>
        </w:rPr>
        <w:t>,</w:t>
      </w:r>
      <w:r w:rsidR="0052646C">
        <w:rPr>
          <w:rFonts w:ascii="Times New Roman" w:hAnsi="Times New Roman" w:cs="Times New Roman"/>
          <w:sz w:val="24"/>
          <w:szCs w:val="24"/>
        </w:rPr>
        <w:t xml:space="preserve"> </w:t>
      </w:r>
      <w:proofErr w:type="gramStart"/>
      <w:r w:rsidRPr="00467D16">
        <w:rPr>
          <w:rFonts w:ascii="Times New Roman" w:hAnsi="Times New Roman" w:cs="Times New Roman"/>
          <w:sz w:val="24"/>
          <w:szCs w:val="24"/>
        </w:rPr>
        <w:t>2019</w:t>
      </w:r>
      <w:proofErr w:type="gramEnd"/>
      <w:r w:rsidRPr="00467D16">
        <w:rPr>
          <w:rFonts w:ascii="Times New Roman" w:hAnsi="Times New Roman" w:cs="Times New Roman"/>
          <w:sz w:val="24"/>
          <w:szCs w:val="24"/>
        </w:rPr>
        <w:t xml:space="preserve"> and November </w:t>
      </w:r>
      <w:r w:rsidR="00CE27BE" w:rsidRPr="00467D16">
        <w:rPr>
          <w:rFonts w:ascii="Times New Roman" w:hAnsi="Times New Roman" w:cs="Times New Roman"/>
          <w:sz w:val="24"/>
          <w:szCs w:val="24"/>
        </w:rPr>
        <w:t>17</w:t>
      </w:r>
      <w:r w:rsidR="00F03411">
        <w:rPr>
          <w:rFonts w:ascii="Times New Roman" w:hAnsi="Times New Roman" w:cs="Times New Roman"/>
          <w:sz w:val="24"/>
          <w:szCs w:val="24"/>
        </w:rPr>
        <w:t>,</w:t>
      </w:r>
      <w:r w:rsidR="00CE27BE" w:rsidRPr="00467D16">
        <w:rPr>
          <w:rFonts w:ascii="Times New Roman" w:hAnsi="Times New Roman" w:cs="Times New Roman"/>
          <w:sz w:val="24"/>
          <w:szCs w:val="24"/>
        </w:rPr>
        <w:t xml:space="preserve"> </w:t>
      </w:r>
      <w:r w:rsidRPr="00467D16">
        <w:rPr>
          <w:rFonts w:ascii="Times New Roman" w:hAnsi="Times New Roman" w:cs="Times New Roman"/>
          <w:sz w:val="24"/>
          <w:szCs w:val="24"/>
        </w:rPr>
        <w:t>2022</w:t>
      </w:r>
      <w:r w:rsidR="00F03411">
        <w:rPr>
          <w:rFonts w:ascii="Times New Roman" w:hAnsi="Times New Roman" w:cs="Times New Roman"/>
          <w:sz w:val="24"/>
          <w:szCs w:val="24"/>
        </w:rPr>
        <w:t>;</w:t>
      </w:r>
      <w:r w:rsidRPr="00467D16">
        <w:rPr>
          <w:rFonts w:ascii="Times New Roman" w:hAnsi="Times New Roman" w:cs="Times New Roman"/>
          <w:sz w:val="24"/>
          <w:szCs w:val="24"/>
        </w:rPr>
        <w:t xml:space="preserve"> n = 6 and n = 45, respectively). However, </w:t>
      </w:r>
      <w:r w:rsidRPr="00467D16">
        <w:rPr>
          <w:rFonts w:ascii="Times New Roman" w:hAnsi="Times New Roman" w:cs="Times New Roman"/>
          <w:i/>
          <w:iCs/>
          <w:sz w:val="24"/>
          <w:szCs w:val="24"/>
        </w:rPr>
        <w:t>Anopheles</w:t>
      </w:r>
      <w:r w:rsidRPr="00467D16">
        <w:rPr>
          <w:rFonts w:ascii="Times New Roman" w:hAnsi="Times New Roman" w:cs="Times New Roman"/>
          <w:sz w:val="24"/>
          <w:szCs w:val="24"/>
        </w:rPr>
        <w:t xml:space="preserve"> and </w:t>
      </w:r>
      <w:proofErr w:type="spellStart"/>
      <w:r w:rsidRPr="00467D16">
        <w:rPr>
          <w:rFonts w:ascii="Times New Roman" w:hAnsi="Times New Roman" w:cs="Times New Roman"/>
          <w:i/>
          <w:iCs/>
          <w:sz w:val="24"/>
          <w:szCs w:val="24"/>
        </w:rPr>
        <w:t>Psorophora</w:t>
      </w:r>
      <w:proofErr w:type="spellEnd"/>
      <w:r w:rsidRPr="00467D16">
        <w:rPr>
          <w:rFonts w:ascii="Times New Roman" w:hAnsi="Times New Roman" w:cs="Times New Roman"/>
          <w:i/>
          <w:iCs/>
          <w:sz w:val="24"/>
          <w:szCs w:val="24"/>
        </w:rPr>
        <w:t xml:space="preserve"> </w:t>
      </w:r>
      <w:r w:rsidRPr="00467D16">
        <w:rPr>
          <w:rFonts w:ascii="Times New Roman" w:hAnsi="Times New Roman" w:cs="Times New Roman"/>
          <w:sz w:val="24"/>
          <w:szCs w:val="24"/>
        </w:rPr>
        <w:t>were no</w:t>
      </w:r>
      <w:r w:rsidR="0052646C">
        <w:rPr>
          <w:rFonts w:ascii="Times New Roman" w:hAnsi="Times New Roman" w:cs="Times New Roman"/>
          <w:sz w:val="24"/>
          <w:szCs w:val="24"/>
        </w:rPr>
        <w:t>t</w:t>
      </w:r>
      <w:r w:rsidRPr="00467D16">
        <w:rPr>
          <w:rFonts w:ascii="Times New Roman" w:hAnsi="Times New Roman" w:cs="Times New Roman"/>
          <w:sz w:val="24"/>
          <w:szCs w:val="24"/>
        </w:rPr>
        <w:t xml:space="preserve"> collected in gravid and BG sentinel traps after October</w:t>
      </w:r>
      <w:r w:rsidR="005724BA">
        <w:rPr>
          <w:rFonts w:ascii="Times New Roman" w:hAnsi="Times New Roman" w:cs="Times New Roman"/>
          <w:sz w:val="24"/>
          <w:szCs w:val="24"/>
        </w:rPr>
        <w:t xml:space="preserve"> in any collection season</w:t>
      </w:r>
      <w:r w:rsidRPr="00467D16">
        <w:rPr>
          <w:rFonts w:ascii="Times New Roman" w:hAnsi="Times New Roman" w:cs="Times New Roman"/>
          <w:sz w:val="24"/>
          <w:szCs w:val="24"/>
        </w:rPr>
        <w:t xml:space="preserve"> (</w:t>
      </w:r>
      <w:r w:rsidR="00515A08">
        <w:rPr>
          <w:rFonts w:ascii="Times New Roman" w:hAnsi="Times New Roman" w:cs="Times New Roman"/>
          <w:sz w:val="24"/>
          <w:szCs w:val="24"/>
        </w:rPr>
        <w:t>last fall</w:t>
      </w:r>
      <w:r w:rsidR="00515A08" w:rsidRPr="00467D16">
        <w:rPr>
          <w:rFonts w:ascii="Times New Roman" w:hAnsi="Times New Roman" w:cs="Times New Roman"/>
          <w:sz w:val="24"/>
          <w:szCs w:val="24"/>
        </w:rPr>
        <w:t xml:space="preserve"> </w:t>
      </w:r>
      <w:r w:rsidRPr="00467D16">
        <w:rPr>
          <w:rFonts w:ascii="Times New Roman" w:hAnsi="Times New Roman" w:cs="Times New Roman"/>
          <w:sz w:val="24"/>
          <w:szCs w:val="24"/>
        </w:rPr>
        <w:t xml:space="preserve">collection dates were October </w:t>
      </w:r>
      <w:r w:rsidR="007C0ABB" w:rsidRPr="00467D16">
        <w:rPr>
          <w:rFonts w:ascii="Times New Roman" w:hAnsi="Times New Roman" w:cs="Times New Roman"/>
          <w:sz w:val="24"/>
          <w:szCs w:val="24"/>
        </w:rPr>
        <w:t>21</w:t>
      </w:r>
      <w:r w:rsidR="00F03411">
        <w:rPr>
          <w:rFonts w:ascii="Times New Roman" w:hAnsi="Times New Roman" w:cs="Times New Roman"/>
          <w:sz w:val="24"/>
          <w:szCs w:val="24"/>
        </w:rPr>
        <w:t>,</w:t>
      </w:r>
      <w:r w:rsidR="007C0ABB" w:rsidRPr="00467D16">
        <w:rPr>
          <w:rFonts w:ascii="Times New Roman" w:hAnsi="Times New Roman" w:cs="Times New Roman"/>
          <w:sz w:val="24"/>
          <w:szCs w:val="24"/>
        </w:rPr>
        <w:t xml:space="preserve"> </w:t>
      </w:r>
      <w:proofErr w:type="gramStart"/>
      <w:r w:rsidRPr="00467D16">
        <w:rPr>
          <w:rFonts w:ascii="Times New Roman" w:hAnsi="Times New Roman" w:cs="Times New Roman"/>
          <w:sz w:val="24"/>
          <w:szCs w:val="24"/>
        </w:rPr>
        <w:t>2021</w:t>
      </w:r>
      <w:proofErr w:type="gramEnd"/>
      <w:r w:rsidRPr="00467D16">
        <w:rPr>
          <w:rFonts w:ascii="Times New Roman" w:hAnsi="Times New Roman" w:cs="Times New Roman"/>
          <w:sz w:val="24"/>
          <w:szCs w:val="24"/>
        </w:rPr>
        <w:t xml:space="preserve"> and October </w:t>
      </w:r>
      <w:r w:rsidR="007C0ABB" w:rsidRPr="00467D16">
        <w:rPr>
          <w:rFonts w:ascii="Times New Roman" w:hAnsi="Times New Roman" w:cs="Times New Roman"/>
          <w:sz w:val="24"/>
          <w:szCs w:val="24"/>
        </w:rPr>
        <w:t>25</w:t>
      </w:r>
      <w:r w:rsidR="00F03411">
        <w:rPr>
          <w:rFonts w:ascii="Times New Roman" w:hAnsi="Times New Roman" w:cs="Times New Roman"/>
          <w:sz w:val="24"/>
          <w:szCs w:val="24"/>
        </w:rPr>
        <w:t>,</w:t>
      </w:r>
      <w:r w:rsidR="007C0ABB" w:rsidRPr="00467D16">
        <w:rPr>
          <w:rFonts w:ascii="Times New Roman" w:hAnsi="Times New Roman" w:cs="Times New Roman"/>
          <w:sz w:val="24"/>
          <w:szCs w:val="24"/>
        </w:rPr>
        <w:t xml:space="preserve"> </w:t>
      </w:r>
      <w:r w:rsidRPr="00467D16">
        <w:rPr>
          <w:rFonts w:ascii="Times New Roman" w:hAnsi="Times New Roman" w:cs="Times New Roman"/>
          <w:sz w:val="24"/>
          <w:szCs w:val="24"/>
        </w:rPr>
        <w:t>2019</w:t>
      </w:r>
      <w:r w:rsidR="00F03411">
        <w:rPr>
          <w:rFonts w:ascii="Times New Roman" w:hAnsi="Times New Roman" w:cs="Times New Roman"/>
          <w:sz w:val="24"/>
          <w:szCs w:val="24"/>
        </w:rPr>
        <w:t>;</w:t>
      </w:r>
      <w:r w:rsidRPr="00467D16">
        <w:rPr>
          <w:rFonts w:ascii="Times New Roman" w:hAnsi="Times New Roman" w:cs="Times New Roman"/>
          <w:sz w:val="24"/>
          <w:szCs w:val="24"/>
        </w:rPr>
        <w:t xml:space="preserve"> n = 1 and n = 1, respectively).</w:t>
      </w:r>
      <w:r w:rsidR="00BA2D6A">
        <w:rPr>
          <w:rFonts w:ascii="Times New Roman" w:hAnsi="Times New Roman" w:cs="Times New Roman"/>
          <w:sz w:val="24"/>
          <w:szCs w:val="24"/>
        </w:rPr>
        <w:t xml:space="preserve"> </w:t>
      </w:r>
      <w:r w:rsidR="00BA2D6A" w:rsidRPr="00BA2D6A">
        <w:rPr>
          <w:rFonts w:ascii="Times New Roman" w:hAnsi="Times New Roman" w:cs="Times New Roman"/>
          <w:i/>
          <w:iCs/>
          <w:sz w:val="24"/>
          <w:szCs w:val="24"/>
        </w:rPr>
        <w:t>Anopheles</w:t>
      </w:r>
      <w:r w:rsidR="00BA2D6A" w:rsidRPr="00BA2D6A">
        <w:rPr>
          <w:rFonts w:ascii="Times New Roman" w:hAnsi="Times New Roman" w:cs="Times New Roman"/>
          <w:sz w:val="24"/>
          <w:szCs w:val="24"/>
        </w:rPr>
        <w:t xml:space="preserve"> was the only non-Culex genus collected each month from culverts (Table S2). </w:t>
      </w:r>
      <w:r w:rsidRPr="00467D16">
        <w:rPr>
          <w:rFonts w:ascii="Times New Roman" w:hAnsi="Times New Roman" w:cs="Times New Roman"/>
          <w:i/>
          <w:iCs/>
          <w:sz w:val="24"/>
          <w:szCs w:val="24"/>
        </w:rPr>
        <w:t>Anopheles</w:t>
      </w:r>
      <w:r w:rsidRPr="00467D16">
        <w:rPr>
          <w:rFonts w:ascii="Times New Roman" w:hAnsi="Times New Roman" w:cs="Times New Roman"/>
          <w:sz w:val="24"/>
          <w:szCs w:val="24"/>
        </w:rPr>
        <w:t xml:space="preserve"> were the first</w:t>
      </w:r>
      <w:r w:rsidR="005724BA">
        <w:rPr>
          <w:rFonts w:ascii="Times New Roman" w:hAnsi="Times New Roman" w:cs="Times New Roman"/>
          <w:sz w:val="24"/>
          <w:szCs w:val="24"/>
        </w:rPr>
        <w:t xml:space="preserve"> mosquitoes</w:t>
      </w:r>
      <w:r w:rsidRPr="00467D16">
        <w:rPr>
          <w:rFonts w:ascii="Times New Roman" w:hAnsi="Times New Roman" w:cs="Times New Roman"/>
          <w:sz w:val="24"/>
          <w:szCs w:val="24"/>
        </w:rPr>
        <w:t xml:space="preserve"> collected in CDC light</w:t>
      </w:r>
      <w:r w:rsidR="005724BA">
        <w:rPr>
          <w:rFonts w:ascii="Times New Roman" w:hAnsi="Times New Roman" w:cs="Times New Roman"/>
          <w:sz w:val="24"/>
          <w:szCs w:val="24"/>
        </w:rPr>
        <w:t xml:space="preserve"> in 2022 and</w:t>
      </w:r>
      <w:r w:rsidRPr="00467D16">
        <w:rPr>
          <w:rFonts w:ascii="Times New Roman" w:hAnsi="Times New Roman" w:cs="Times New Roman"/>
          <w:sz w:val="24"/>
          <w:szCs w:val="24"/>
        </w:rPr>
        <w:t xml:space="preserve"> gravid, and BG sentinel traps</w:t>
      </w:r>
      <w:r w:rsidR="005724BA">
        <w:rPr>
          <w:rFonts w:ascii="Times New Roman" w:hAnsi="Times New Roman" w:cs="Times New Roman"/>
          <w:sz w:val="24"/>
          <w:szCs w:val="24"/>
        </w:rPr>
        <w:t xml:space="preserve"> during each collection season</w:t>
      </w:r>
      <w:r w:rsidRPr="00467D16">
        <w:rPr>
          <w:rFonts w:ascii="Times New Roman" w:hAnsi="Times New Roman" w:cs="Times New Roman"/>
          <w:sz w:val="24"/>
          <w:szCs w:val="24"/>
        </w:rPr>
        <w:t xml:space="preserve"> (earliest collection March </w:t>
      </w:r>
      <w:r w:rsidR="007C0ABB" w:rsidRPr="002A2700">
        <w:rPr>
          <w:rFonts w:ascii="Times New Roman" w:hAnsi="Times New Roman" w:cs="Times New Roman"/>
          <w:sz w:val="24"/>
          <w:szCs w:val="24"/>
        </w:rPr>
        <w:t>3</w:t>
      </w:r>
      <w:r w:rsidR="002A2700">
        <w:rPr>
          <w:rFonts w:ascii="Times New Roman" w:hAnsi="Times New Roman" w:cs="Times New Roman"/>
          <w:sz w:val="24"/>
          <w:szCs w:val="24"/>
        </w:rPr>
        <w:t>,</w:t>
      </w:r>
      <w:r w:rsidR="007C0ABB" w:rsidRPr="00467D16">
        <w:rPr>
          <w:rFonts w:ascii="Times New Roman" w:hAnsi="Times New Roman" w:cs="Times New Roman"/>
          <w:sz w:val="24"/>
          <w:szCs w:val="24"/>
        </w:rPr>
        <w:t xml:space="preserve"> </w:t>
      </w:r>
      <w:r w:rsidRPr="00467D16">
        <w:rPr>
          <w:rFonts w:ascii="Times New Roman" w:hAnsi="Times New Roman" w:cs="Times New Roman"/>
          <w:sz w:val="24"/>
          <w:szCs w:val="24"/>
        </w:rPr>
        <w:t>2022</w:t>
      </w:r>
      <w:r w:rsidR="00F03411">
        <w:rPr>
          <w:rFonts w:ascii="Times New Roman" w:hAnsi="Times New Roman" w:cs="Times New Roman"/>
          <w:sz w:val="24"/>
          <w:szCs w:val="24"/>
        </w:rPr>
        <w:t>;</w:t>
      </w:r>
      <w:r w:rsidRPr="00467D16">
        <w:rPr>
          <w:rFonts w:ascii="Times New Roman" w:hAnsi="Times New Roman" w:cs="Times New Roman"/>
          <w:sz w:val="24"/>
          <w:szCs w:val="24"/>
        </w:rPr>
        <w:t xml:space="preserve"> n = 3)</w:t>
      </w:r>
      <w:r w:rsidR="00BD0836">
        <w:rPr>
          <w:rFonts w:ascii="Times New Roman" w:hAnsi="Times New Roman" w:cs="Times New Roman"/>
          <w:sz w:val="24"/>
          <w:szCs w:val="24"/>
        </w:rPr>
        <w:t xml:space="preserve">. In the 2022 collection season, </w:t>
      </w:r>
      <w:r w:rsidR="00BD0836">
        <w:rPr>
          <w:rFonts w:ascii="Times New Roman" w:hAnsi="Times New Roman" w:cs="Times New Roman"/>
          <w:i/>
          <w:iCs/>
          <w:sz w:val="24"/>
          <w:szCs w:val="24"/>
        </w:rPr>
        <w:t xml:space="preserve">Culex </w:t>
      </w:r>
      <w:r w:rsidR="00BD0836">
        <w:rPr>
          <w:rFonts w:ascii="Times New Roman" w:hAnsi="Times New Roman" w:cs="Times New Roman"/>
          <w:sz w:val="24"/>
          <w:szCs w:val="24"/>
        </w:rPr>
        <w:t>mosquitoes were collected next</w:t>
      </w:r>
      <w:r w:rsidRPr="00467D16">
        <w:rPr>
          <w:rFonts w:ascii="Times New Roman" w:hAnsi="Times New Roman" w:cs="Times New Roman"/>
          <w:i/>
          <w:iCs/>
          <w:sz w:val="24"/>
          <w:szCs w:val="24"/>
        </w:rPr>
        <w:t xml:space="preserve"> </w:t>
      </w:r>
      <w:r w:rsidRPr="00467D16">
        <w:rPr>
          <w:rFonts w:ascii="Times New Roman" w:hAnsi="Times New Roman" w:cs="Times New Roman"/>
          <w:sz w:val="24"/>
          <w:szCs w:val="24"/>
        </w:rPr>
        <w:t>(March</w:t>
      </w:r>
      <w:r w:rsidR="007C0ABB" w:rsidRPr="00467D16">
        <w:rPr>
          <w:rFonts w:ascii="Times New Roman" w:hAnsi="Times New Roman" w:cs="Times New Roman"/>
          <w:sz w:val="24"/>
          <w:szCs w:val="24"/>
        </w:rPr>
        <w:t xml:space="preserve"> 17</w:t>
      </w:r>
      <w:r w:rsidR="00F03411">
        <w:rPr>
          <w:rFonts w:ascii="Times New Roman" w:hAnsi="Times New Roman" w:cs="Times New Roman"/>
          <w:sz w:val="24"/>
          <w:szCs w:val="24"/>
        </w:rPr>
        <w:t>,</w:t>
      </w:r>
      <w:r w:rsidRPr="00467D16">
        <w:rPr>
          <w:rFonts w:ascii="Times New Roman" w:hAnsi="Times New Roman" w:cs="Times New Roman"/>
          <w:sz w:val="24"/>
          <w:szCs w:val="24"/>
        </w:rPr>
        <w:t xml:space="preserve"> 2022</w:t>
      </w:r>
      <w:r w:rsidR="00F03411">
        <w:rPr>
          <w:rFonts w:ascii="Times New Roman" w:hAnsi="Times New Roman" w:cs="Times New Roman"/>
          <w:sz w:val="24"/>
          <w:szCs w:val="24"/>
        </w:rPr>
        <w:t>;</w:t>
      </w:r>
      <w:r w:rsidRPr="00467D16">
        <w:rPr>
          <w:rFonts w:ascii="Times New Roman" w:hAnsi="Times New Roman" w:cs="Times New Roman"/>
          <w:sz w:val="24"/>
          <w:szCs w:val="24"/>
        </w:rPr>
        <w:t xml:space="preserve"> n = 1), </w:t>
      </w:r>
      <w:r w:rsidR="00BD0836">
        <w:rPr>
          <w:rFonts w:ascii="Times New Roman" w:hAnsi="Times New Roman" w:cs="Times New Roman"/>
          <w:sz w:val="24"/>
          <w:szCs w:val="24"/>
        </w:rPr>
        <w:t xml:space="preserve">then </w:t>
      </w:r>
      <w:r w:rsidRPr="00467D16">
        <w:rPr>
          <w:rFonts w:ascii="Times New Roman" w:hAnsi="Times New Roman" w:cs="Times New Roman"/>
          <w:i/>
          <w:iCs/>
          <w:sz w:val="24"/>
          <w:szCs w:val="24"/>
        </w:rPr>
        <w:t xml:space="preserve">Aedes </w:t>
      </w:r>
      <w:r w:rsidRPr="00467D16">
        <w:rPr>
          <w:rFonts w:ascii="Times New Roman" w:hAnsi="Times New Roman" w:cs="Times New Roman"/>
          <w:sz w:val="24"/>
          <w:szCs w:val="24"/>
        </w:rPr>
        <w:t xml:space="preserve">(April </w:t>
      </w:r>
      <w:r w:rsidR="007C0ABB" w:rsidRPr="00467D16">
        <w:rPr>
          <w:rFonts w:ascii="Times New Roman" w:hAnsi="Times New Roman" w:cs="Times New Roman"/>
          <w:sz w:val="24"/>
          <w:szCs w:val="24"/>
        </w:rPr>
        <w:t>28</w:t>
      </w:r>
      <w:r w:rsidR="00F03411">
        <w:rPr>
          <w:rFonts w:ascii="Times New Roman" w:hAnsi="Times New Roman" w:cs="Times New Roman"/>
          <w:sz w:val="24"/>
          <w:szCs w:val="24"/>
        </w:rPr>
        <w:t>,</w:t>
      </w:r>
      <w:r w:rsidR="00515A08">
        <w:rPr>
          <w:rFonts w:ascii="Times New Roman" w:hAnsi="Times New Roman" w:cs="Times New Roman"/>
          <w:sz w:val="24"/>
          <w:szCs w:val="24"/>
        </w:rPr>
        <w:t xml:space="preserve"> </w:t>
      </w:r>
      <w:r w:rsidRPr="00467D16">
        <w:rPr>
          <w:rFonts w:ascii="Times New Roman" w:hAnsi="Times New Roman" w:cs="Times New Roman"/>
          <w:sz w:val="24"/>
          <w:szCs w:val="24"/>
        </w:rPr>
        <w:t>2022</w:t>
      </w:r>
      <w:r w:rsidR="00F03411">
        <w:rPr>
          <w:rFonts w:ascii="Times New Roman" w:hAnsi="Times New Roman" w:cs="Times New Roman"/>
          <w:sz w:val="24"/>
          <w:szCs w:val="24"/>
        </w:rPr>
        <w:t>;</w:t>
      </w:r>
      <w:r w:rsidRPr="00467D16">
        <w:rPr>
          <w:rFonts w:ascii="Times New Roman" w:hAnsi="Times New Roman" w:cs="Times New Roman"/>
          <w:sz w:val="24"/>
          <w:szCs w:val="24"/>
        </w:rPr>
        <w:t xml:space="preserve"> n = 1), and finally </w:t>
      </w:r>
      <w:proofErr w:type="spellStart"/>
      <w:r w:rsidRPr="00467D16">
        <w:rPr>
          <w:rFonts w:ascii="Times New Roman" w:hAnsi="Times New Roman" w:cs="Times New Roman"/>
          <w:i/>
          <w:iCs/>
          <w:sz w:val="24"/>
          <w:szCs w:val="24"/>
        </w:rPr>
        <w:t>Psorophora</w:t>
      </w:r>
      <w:proofErr w:type="spellEnd"/>
      <w:r w:rsidRPr="00467D16">
        <w:rPr>
          <w:rFonts w:ascii="Times New Roman" w:hAnsi="Times New Roman" w:cs="Times New Roman"/>
          <w:i/>
          <w:iCs/>
          <w:sz w:val="24"/>
          <w:szCs w:val="24"/>
        </w:rPr>
        <w:t xml:space="preserve"> </w:t>
      </w:r>
      <w:r w:rsidRPr="00467D16">
        <w:rPr>
          <w:rFonts w:ascii="Times New Roman" w:hAnsi="Times New Roman" w:cs="Times New Roman"/>
          <w:sz w:val="24"/>
          <w:szCs w:val="24"/>
        </w:rPr>
        <w:t xml:space="preserve">(May </w:t>
      </w:r>
      <w:r w:rsidR="007C0ABB" w:rsidRPr="00467D16">
        <w:rPr>
          <w:rFonts w:ascii="Times New Roman" w:hAnsi="Times New Roman" w:cs="Times New Roman"/>
          <w:sz w:val="24"/>
          <w:szCs w:val="24"/>
        </w:rPr>
        <w:t>2</w:t>
      </w:r>
      <w:r w:rsidR="008144A8">
        <w:rPr>
          <w:rFonts w:ascii="Times New Roman" w:hAnsi="Times New Roman" w:cs="Times New Roman"/>
          <w:sz w:val="24"/>
          <w:szCs w:val="24"/>
        </w:rPr>
        <w:t>,</w:t>
      </w:r>
      <w:r w:rsidR="007C0ABB" w:rsidRPr="00467D16">
        <w:rPr>
          <w:rFonts w:ascii="Times New Roman" w:hAnsi="Times New Roman" w:cs="Times New Roman"/>
          <w:sz w:val="24"/>
          <w:szCs w:val="24"/>
        </w:rPr>
        <w:t xml:space="preserve"> </w:t>
      </w:r>
      <w:r w:rsidRPr="00467D16">
        <w:rPr>
          <w:rFonts w:ascii="Times New Roman" w:hAnsi="Times New Roman" w:cs="Times New Roman"/>
          <w:sz w:val="24"/>
          <w:szCs w:val="24"/>
        </w:rPr>
        <w:t>2020</w:t>
      </w:r>
      <w:r w:rsidR="00F03411">
        <w:rPr>
          <w:rFonts w:ascii="Times New Roman" w:hAnsi="Times New Roman" w:cs="Times New Roman"/>
          <w:sz w:val="24"/>
          <w:szCs w:val="24"/>
        </w:rPr>
        <w:t>;</w:t>
      </w:r>
      <w:r w:rsidRPr="00467D16">
        <w:rPr>
          <w:rFonts w:ascii="Times New Roman" w:hAnsi="Times New Roman" w:cs="Times New Roman"/>
          <w:sz w:val="24"/>
          <w:szCs w:val="24"/>
        </w:rPr>
        <w:t xml:space="preserve"> n = 1; collected once in spring </w:t>
      </w:r>
      <w:r w:rsidR="008144A8">
        <w:rPr>
          <w:rFonts w:ascii="Times New Roman" w:hAnsi="Times New Roman" w:cs="Times New Roman"/>
          <w:sz w:val="24"/>
          <w:szCs w:val="24"/>
        </w:rPr>
        <w:t>during</w:t>
      </w:r>
      <w:r w:rsidRPr="00467D16">
        <w:rPr>
          <w:rFonts w:ascii="Times New Roman" w:hAnsi="Times New Roman" w:cs="Times New Roman"/>
          <w:sz w:val="24"/>
          <w:szCs w:val="24"/>
        </w:rPr>
        <w:t xml:space="preserve"> three years of sampling; </w:t>
      </w:r>
      <w:r w:rsidRPr="00D24C34">
        <w:rPr>
          <w:rFonts w:ascii="Times New Roman" w:hAnsi="Times New Roman" w:cs="Times New Roman"/>
          <w:sz w:val="24"/>
          <w:szCs w:val="24"/>
        </w:rPr>
        <w:t>Table S2</w:t>
      </w:r>
      <w:r w:rsidRPr="00467D16">
        <w:rPr>
          <w:rFonts w:ascii="Times New Roman" w:hAnsi="Times New Roman" w:cs="Times New Roman"/>
          <w:sz w:val="24"/>
          <w:szCs w:val="24"/>
        </w:rPr>
        <w:t>).</w:t>
      </w:r>
    </w:p>
    <w:p w14:paraId="7DBA79BC" w14:textId="1CCF088D" w:rsidR="00B16DB8" w:rsidRPr="00BC7C3A" w:rsidRDefault="00B16DB8" w:rsidP="00BC7C3A">
      <w:pPr>
        <w:pStyle w:val="ListParagraph"/>
        <w:numPr>
          <w:ilvl w:val="0"/>
          <w:numId w:val="3"/>
        </w:numPr>
        <w:spacing w:line="480" w:lineRule="auto"/>
        <w:rPr>
          <w:rFonts w:ascii="Times New Roman" w:hAnsi="Times New Roman" w:cs="Times New Roman"/>
          <w:b/>
          <w:bCs/>
          <w:sz w:val="24"/>
          <w:szCs w:val="24"/>
        </w:rPr>
      </w:pPr>
      <w:r w:rsidRPr="00BC7C3A">
        <w:rPr>
          <w:rFonts w:ascii="Times New Roman" w:hAnsi="Times New Roman" w:cs="Times New Roman"/>
          <w:b/>
          <w:bCs/>
          <w:sz w:val="24"/>
          <w:szCs w:val="24"/>
        </w:rPr>
        <w:t xml:space="preserve">Seasonal Prevalence of </w:t>
      </w:r>
      <w:r w:rsidRPr="00BC7C3A">
        <w:rPr>
          <w:rFonts w:ascii="Times New Roman" w:hAnsi="Times New Roman" w:cs="Times New Roman"/>
          <w:b/>
          <w:bCs/>
          <w:i/>
          <w:iCs/>
          <w:sz w:val="24"/>
          <w:szCs w:val="24"/>
        </w:rPr>
        <w:t>Aedes</w:t>
      </w:r>
      <w:r w:rsidRPr="00BC7C3A">
        <w:rPr>
          <w:rFonts w:ascii="Times New Roman" w:hAnsi="Times New Roman" w:cs="Times New Roman"/>
          <w:b/>
          <w:bCs/>
          <w:sz w:val="24"/>
          <w:szCs w:val="24"/>
        </w:rPr>
        <w:t>:</w:t>
      </w:r>
    </w:p>
    <w:p w14:paraId="06C2DEEA" w14:textId="34C0B454" w:rsidR="00252E95" w:rsidRDefault="00252E95" w:rsidP="00252E95">
      <w:pPr>
        <w:spacing w:line="480" w:lineRule="auto"/>
        <w:rPr>
          <w:rFonts w:ascii="Times New Roman" w:hAnsi="Times New Roman" w:cs="Times New Roman"/>
          <w:sz w:val="24"/>
          <w:szCs w:val="24"/>
        </w:rPr>
      </w:pPr>
      <w:r w:rsidRPr="00467D16">
        <w:rPr>
          <w:rFonts w:ascii="Times New Roman" w:hAnsi="Times New Roman" w:cs="Times New Roman"/>
          <w:sz w:val="24"/>
          <w:szCs w:val="24"/>
        </w:rPr>
        <w:t xml:space="preserve">Relative to </w:t>
      </w:r>
      <w:r w:rsidRPr="00467D16">
        <w:rPr>
          <w:rFonts w:ascii="Times New Roman" w:hAnsi="Times New Roman" w:cs="Times New Roman"/>
          <w:i/>
          <w:iCs/>
          <w:sz w:val="24"/>
          <w:szCs w:val="24"/>
        </w:rPr>
        <w:t>Culex</w:t>
      </w:r>
      <w:r w:rsidRPr="00467D16">
        <w:rPr>
          <w:rFonts w:ascii="Times New Roman" w:hAnsi="Times New Roman" w:cs="Times New Roman"/>
          <w:sz w:val="24"/>
          <w:szCs w:val="24"/>
        </w:rPr>
        <w:t xml:space="preserve">, far more </w:t>
      </w:r>
      <w:r w:rsidRPr="00467D16">
        <w:rPr>
          <w:rFonts w:ascii="Times New Roman" w:hAnsi="Times New Roman" w:cs="Times New Roman"/>
          <w:i/>
          <w:iCs/>
          <w:sz w:val="24"/>
          <w:szCs w:val="24"/>
        </w:rPr>
        <w:t xml:space="preserve">Aedes </w:t>
      </w:r>
      <w:r w:rsidRPr="00467D16">
        <w:rPr>
          <w:rFonts w:ascii="Times New Roman" w:hAnsi="Times New Roman" w:cs="Times New Roman"/>
          <w:sz w:val="24"/>
          <w:szCs w:val="24"/>
        </w:rPr>
        <w:t xml:space="preserve">were collected within BG Sentinel traps (n = approx. 1455), but far fewer were collected within </w:t>
      </w:r>
      <w:r w:rsidR="0052075E">
        <w:rPr>
          <w:rFonts w:ascii="Times New Roman" w:hAnsi="Times New Roman" w:cs="Times New Roman"/>
          <w:sz w:val="24"/>
          <w:szCs w:val="24"/>
        </w:rPr>
        <w:t>g</w:t>
      </w:r>
      <w:r w:rsidRPr="00467D16">
        <w:rPr>
          <w:rFonts w:ascii="Times New Roman" w:hAnsi="Times New Roman" w:cs="Times New Roman"/>
          <w:sz w:val="24"/>
          <w:szCs w:val="24"/>
        </w:rPr>
        <w:t>ravid traps (n = 30) or culverts (n = 3; Table S</w:t>
      </w:r>
      <w:r w:rsidR="00BA2D6A">
        <w:rPr>
          <w:rFonts w:ascii="Times New Roman" w:hAnsi="Times New Roman" w:cs="Times New Roman"/>
          <w:sz w:val="24"/>
          <w:szCs w:val="24"/>
        </w:rPr>
        <w:t>3</w:t>
      </w:r>
      <w:r w:rsidRPr="00467D16">
        <w:rPr>
          <w:rFonts w:ascii="Times New Roman" w:hAnsi="Times New Roman" w:cs="Times New Roman"/>
          <w:sz w:val="24"/>
          <w:szCs w:val="24"/>
        </w:rPr>
        <w:t>)</w:t>
      </w:r>
      <w:r w:rsidR="008F0251">
        <w:rPr>
          <w:rFonts w:ascii="Times New Roman" w:hAnsi="Times New Roman" w:cs="Times New Roman"/>
          <w:sz w:val="24"/>
          <w:szCs w:val="24"/>
        </w:rPr>
        <w:t xml:space="preserve"> in Fall 2021 – Spring 2022</w:t>
      </w:r>
      <w:r w:rsidRPr="00467D16">
        <w:rPr>
          <w:rFonts w:ascii="Times New Roman" w:hAnsi="Times New Roman" w:cs="Times New Roman"/>
          <w:sz w:val="24"/>
          <w:szCs w:val="24"/>
        </w:rPr>
        <w:t xml:space="preserve">. Two groups of </w:t>
      </w:r>
      <w:r w:rsidRPr="00467D16">
        <w:rPr>
          <w:rFonts w:ascii="Times New Roman" w:hAnsi="Times New Roman" w:cs="Times New Roman"/>
          <w:i/>
          <w:iCs/>
          <w:sz w:val="24"/>
          <w:szCs w:val="24"/>
        </w:rPr>
        <w:t xml:space="preserve">Aedes </w:t>
      </w:r>
      <w:r w:rsidRPr="00467D16">
        <w:rPr>
          <w:rFonts w:ascii="Times New Roman" w:hAnsi="Times New Roman" w:cs="Times New Roman"/>
          <w:sz w:val="24"/>
          <w:szCs w:val="24"/>
        </w:rPr>
        <w:t xml:space="preserve">were collected during the Fall 2021 - Spring 2022 </w:t>
      </w:r>
      <w:r w:rsidRPr="00467D16">
        <w:rPr>
          <w:rFonts w:ascii="Times New Roman" w:hAnsi="Times New Roman" w:cs="Times New Roman"/>
          <w:sz w:val="24"/>
          <w:szCs w:val="24"/>
        </w:rPr>
        <w:lastRenderedPageBreak/>
        <w:t>collection season</w:t>
      </w:r>
      <w:r w:rsidR="00F24BDB">
        <w:rPr>
          <w:rFonts w:ascii="Times New Roman" w:hAnsi="Times New Roman" w:cs="Times New Roman"/>
          <w:sz w:val="24"/>
          <w:szCs w:val="24"/>
        </w:rPr>
        <w:t>. The first group consist</w:t>
      </w:r>
      <w:r w:rsidR="00D54F2F">
        <w:rPr>
          <w:rFonts w:ascii="Times New Roman" w:hAnsi="Times New Roman" w:cs="Times New Roman"/>
          <w:sz w:val="24"/>
          <w:szCs w:val="24"/>
        </w:rPr>
        <w:t>ed</w:t>
      </w:r>
      <w:r w:rsidR="00F24BDB">
        <w:rPr>
          <w:rFonts w:ascii="Times New Roman" w:hAnsi="Times New Roman" w:cs="Times New Roman"/>
          <w:sz w:val="24"/>
          <w:szCs w:val="24"/>
        </w:rPr>
        <w:t xml:space="preserve"> of </w:t>
      </w:r>
      <w:r w:rsidRPr="00467D16">
        <w:rPr>
          <w:rFonts w:ascii="Times New Roman" w:hAnsi="Times New Roman" w:cs="Times New Roman"/>
          <w:sz w:val="24"/>
          <w:szCs w:val="24"/>
        </w:rPr>
        <w:t xml:space="preserve">common, multivoltine </w:t>
      </w:r>
      <w:r w:rsidRPr="00467D16">
        <w:rPr>
          <w:rFonts w:ascii="Times New Roman" w:hAnsi="Times New Roman" w:cs="Times New Roman"/>
          <w:i/>
          <w:iCs/>
          <w:sz w:val="24"/>
          <w:szCs w:val="24"/>
        </w:rPr>
        <w:t>Aedes</w:t>
      </w:r>
      <w:r w:rsidRPr="00467D16">
        <w:rPr>
          <w:rFonts w:ascii="Times New Roman" w:hAnsi="Times New Roman" w:cs="Times New Roman"/>
          <w:sz w:val="24"/>
          <w:szCs w:val="24"/>
        </w:rPr>
        <w:t xml:space="preserve"> that were highly abundant during the fall (n = 1,462; species were </w:t>
      </w:r>
      <w:r w:rsidRPr="00467D16">
        <w:rPr>
          <w:rFonts w:ascii="Times New Roman" w:hAnsi="Times New Roman" w:cs="Times New Roman"/>
          <w:i/>
          <w:iCs/>
          <w:sz w:val="24"/>
          <w:szCs w:val="24"/>
        </w:rPr>
        <w:t xml:space="preserve">Ae. </w:t>
      </w:r>
      <w:proofErr w:type="spellStart"/>
      <w:r w:rsidRPr="00467D16">
        <w:rPr>
          <w:rFonts w:ascii="Times New Roman" w:hAnsi="Times New Roman" w:cs="Times New Roman"/>
          <w:i/>
          <w:iCs/>
          <w:sz w:val="24"/>
          <w:szCs w:val="24"/>
        </w:rPr>
        <w:t>vexans</w:t>
      </w:r>
      <w:proofErr w:type="spellEnd"/>
      <w:r w:rsidRPr="00467D16">
        <w:rPr>
          <w:rFonts w:ascii="Times New Roman" w:hAnsi="Times New Roman" w:cs="Times New Roman"/>
          <w:sz w:val="24"/>
          <w:szCs w:val="24"/>
        </w:rPr>
        <w:t>,</w:t>
      </w:r>
      <w:r w:rsidRPr="00467D16">
        <w:rPr>
          <w:rFonts w:ascii="Times New Roman" w:hAnsi="Times New Roman" w:cs="Times New Roman"/>
          <w:i/>
          <w:iCs/>
          <w:sz w:val="24"/>
          <w:szCs w:val="24"/>
        </w:rPr>
        <w:t xml:space="preserve"> Ae. albopictus</w:t>
      </w:r>
      <w:r w:rsidRPr="00467D16">
        <w:rPr>
          <w:rFonts w:ascii="Times New Roman" w:hAnsi="Times New Roman" w:cs="Times New Roman"/>
          <w:sz w:val="24"/>
          <w:szCs w:val="24"/>
        </w:rPr>
        <w:t>,</w:t>
      </w:r>
      <w:r w:rsidRPr="00467D16">
        <w:rPr>
          <w:rFonts w:ascii="Times New Roman" w:hAnsi="Times New Roman" w:cs="Times New Roman"/>
          <w:i/>
          <w:iCs/>
          <w:sz w:val="24"/>
          <w:szCs w:val="24"/>
        </w:rPr>
        <w:t xml:space="preserve"> </w:t>
      </w:r>
      <w:r w:rsidRPr="00467D16">
        <w:rPr>
          <w:rFonts w:ascii="Times New Roman" w:hAnsi="Times New Roman" w:cs="Times New Roman"/>
          <w:sz w:val="24"/>
          <w:szCs w:val="24"/>
        </w:rPr>
        <w:t xml:space="preserve">and </w:t>
      </w:r>
      <w:r w:rsidRPr="00467D16">
        <w:rPr>
          <w:rFonts w:ascii="Times New Roman" w:hAnsi="Times New Roman" w:cs="Times New Roman"/>
          <w:i/>
          <w:iCs/>
          <w:sz w:val="24"/>
          <w:szCs w:val="24"/>
        </w:rPr>
        <w:t>Ae. japonicus</w:t>
      </w:r>
      <w:r w:rsidRPr="00467D16">
        <w:rPr>
          <w:rFonts w:ascii="Times New Roman" w:hAnsi="Times New Roman" w:cs="Times New Roman"/>
          <w:sz w:val="24"/>
          <w:szCs w:val="24"/>
        </w:rPr>
        <w:t>; individual species counts unknown)</w:t>
      </w:r>
      <w:r w:rsidR="008F0251">
        <w:rPr>
          <w:rFonts w:ascii="Times New Roman" w:hAnsi="Times New Roman" w:cs="Times New Roman"/>
          <w:sz w:val="24"/>
          <w:szCs w:val="24"/>
        </w:rPr>
        <w:t>, including blood fed members</w:t>
      </w:r>
      <w:r w:rsidR="005C3C25">
        <w:rPr>
          <w:rFonts w:ascii="Times New Roman" w:hAnsi="Times New Roman" w:cs="Times New Roman"/>
          <w:sz w:val="24"/>
          <w:szCs w:val="24"/>
        </w:rPr>
        <w:t xml:space="preserve"> of </w:t>
      </w:r>
      <w:r w:rsidR="005C3C25">
        <w:rPr>
          <w:rFonts w:ascii="Times New Roman" w:hAnsi="Times New Roman" w:cs="Times New Roman"/>
          <w:i/>
          <w:iCs/>
          <w:sz w:val="24"/>
          <w:szCs w:val="24"/>
        </w:rPr>
        <w:t xml:space="preserve">Ae. </w:t>
      </w:r>
      <w:proofErr w:type="spellStart"/>
      <w:r w:rsidR="005C3C25">
        <w:rPr>
          <w:rFonts w:ascii="Times New Roman" w:hAnsi="Times New Roman" w:cs="Times New Roman"/>
          <w:i/>
          <w:iCs/>
          <w:sz w:val="24"/>
          <w:szCs w:val="24"/>
        </w:rPr>
        <w:t>vexans</w:t>
      </w:r>
      <w:proofErr w:type="spellEnd"/>
      <w:r w:rsidR="005C3C25">
        <w:rPr>
          <w:rFonts w:ascii="Times New Roman" w:hAnsi="Times New Roman" w:cs="Times New Roman"/>
          <w:i/>
          <w:iCs/>
          <w:sz w:val="24"/>
          <w:szCs w:val="24"/>
        </w:rPr>
        <w:t xml:space="preserve"> </w:t>
      </w:r>
      <w:r w:rsidR="005C3C25">
        <w:rPr>
          <w:rFonts w:ascii="Times New Roman" w:hAnsi="Times New Roman" w:cs="Times New Roman"/>
          <w:sz w:val="24"/>
          <w:szCs w:val="24"/>
        </w:rPr>
        <w:t xml:space="preserve">and </w:t>
      </w:r>
      <w:r w:rsidR="005C3C25">
        <w:rPr>
          <w:rFonts w:ascii="Times New Roman" w:hAnsi="Times New Roman" w:cs="Times New Roman"/>
          <w:i/>
          <w:iCs/>
          <w:sz w:val="24"/>
          <w:szCs w:val="24"/>
        </w:rPr>
        <w:t xml:space="preserve">Ae. japonicus </w:t>
      </w:r>
      <w:r w:rsidR="005C3C25">
        <w:rPr>
          <w:rFonts w:ascii="Times New Roman" w:hAnsi="Times New Roman" w:cs="Times New Roman"/>
          <w:sz w:val="24"/>
          <w:szCs w:val="24"/>
        </w:rPr>
        <w:t>until mid-November (Table S4)</w:t>
      </w:r>
      <w:r w:rsidR="00D54F2F">
        <w:rPr>
          <w:rFonts w:ascii="Times New Roman" w:hAnsi="Times New Roman" w:cs="Times New Roman"/>
          <w:sz w:val="24"/>
          <w:szCs w:val="24"/>
        </w:rPr>
        <w:t xml:space="preserve">. The second group consisted of </w:t>
      </w:r>
      <w:r w:rsidRPr="00467D16">
        <w:rPr>
          <w:rFonts w:ascii="Times New Roman" w:hAnsi="Times New Roman" w:cs="Times New Roman"/>
          <w:sz w:val="24"/>
          <w:szCs w:val="24"/>
        </w:rPr>
        <w:t xml:space="preserve">so-called “springtime” </w:t>
      </w:r>
      <w:r w:rsidRPr="00467D16">
        <w:rPr>
          <w:rFonts w:ascii="Times New Roman" w:hAnsi="Times New Roman" w:cs="Times New Roman"/>
          <w:i/>
          <w:iCs/>
          <w:sz w:val="24"/>
          <w:szCs w:val="24"/>
        </w:rPr>
        <w:t xml:space="preserve">Aedes </w:t>
      </w:r>
      <w:r w:rsidRPr="00467D16">
        <w:rPr>
          <w:rFonts w:ascii="Times New Roman" w:hAnsi="Times New Roman" w:cs="Times New Roman"/>
          <w:sz w:val="24"/>
          <w:szCs w:val="24"/>
        </w:rPr>
        <w:t xml:space="preserve">that were collected in May (n = 122; species were </w:t>
      </w:r>
      <w:r w:rsidRPr="00467D16">
        <w:rPr>
          <w:rFonts w:ascii="Times New Roman" w:hAnsi="Times New Roman" w:cs="Times New Roman"/>
          <w:i/>
          <w:iCs/>
          <w:sz w:val="24"/>
          <w:szCs w:val="24"/>
        </w:rPr>
        <w:t>Ae. canadensis</w:t>
      </w:r>
      <w:r w:rsidRPr="00467D16">
        <w:rPr>
          <w:rFonts w:ascii="Times New Roman" w:hAnsi="Times New Roman" w:cs="Times New Roman"/>
          <w:sz w:val="24"/>
          <w:szCs w:val="24"/>
        </w:rPr>
        <w:t xml:space="preserve"> [n = 45], </w:t>
      </w:r>
      <w:r w:rsidRPr="00467D16">
        <w:rPr>
          <w:rFonts w:ascii="Times New Roman" w:hAnsi="Times New Roman" w:cs="Times New Roman"/>
          <w:i/>
          <w:iCs/>
          <w:sz w:val="24"/>
          <w:szCs w:val="24"/>
        </w:rPr>
        <w:t xml:space="preserve">Ae. </w:t>
      </w:r>
      <w:proofErr w:type="spellStart"/>
      <w:r w:rsidRPr="00467D16">
        <w:rPr>
          <w:rFonts w:ascii="Times New Roman" w:hAnsi="Times New Roman" w:cs="Times New Roman"/>
          <w:i/>
          <w:iCs/>
          <w:sz w:val="24"/>
          <w:szCs w:val="24"/>
        </w:rPr>
        <w:t>stimulans</w:t>
      </w:r>
      <w:proofErr w:type="spellEnd"/>
      <w:r w:rsidRPr="00467D16">
        <w:rPr>
          <w:rFonts w:ascii="Times New Roman" w:hAnsi="Times New Roman" w:cs="Times New Roman"/>
          <w:i/>
          <w:iCs/>
          <w:sz w:val="24"/>
          <w:szCs w:val="24"/>
        </w:rPr>
        <w:t xml:space="preserve"> </w:t>
      </w:r>
      <w:r w:rsidRPr="00467D16">
        <w:rPr>
          <w:rFonts w:ascii="Times New Roman" w:hAnsi="Times New Roman" w:cs="Times New Roman"/>
          <w:sz w:val="24"/>
          <w:szCs w:val="24"/>
        </w:rPr>
        <w:t xml:space="preserve">[n = 53], and </w:t>
      </w:r>
      <w:r w:rsidRPr="00467D16">
        <w:rPr>
          <w:rFonts w:ascii="Times New Roman" w:hAnsi="Times New Roman" w:cs="Times New Roman"/>
          <w:i/>
          <w:iCs/>
          <w:sz w:val="24"/>
          <w:szCs w:val="24"/>
        </w:rPr>
        <w:t xml:space="preserve">Ae. </w:t>
      </w:r>
      <w:proofErr w:type="spellStart"/>
      <w:r w:rsidRPr="00467D16">
        <w:rPr>
          <w:rFonts w:ascii="Times New Roman" w:hAnsi="Times New Roman" w:cs="Times New Roman"/>
          <w:i/>
          <w:iCs/>
          <w:sz w:val="24"/>
          <w:szCs w:val="24"/>
        </w:rPr>
        <w:t>grossbecki</w:t>
      </w:r>
      <w:proofErr w:type="spellEnd"/>
      <w:r w:rsidRPr="00467D16">
        <w:rPr>
          <w:rFonts w:ascii="Times New Roman" w:hAnsi="Times New Roman" w:cs="Times New Roman"/>
          <w:i/>
          <w:iCs/>
          <w:sz w:val="24"/>
          <w:szCs w:val="24"/>
        </w:rPr>
        <w:t xml:space="preserve"> </w:t>
      </w:r>
      <w:r w:rsidRPr="00467D16">
        <w:rPr>
          <w:rFonts w:ascii="Times New Roman" w:hAnsi="Times New Roman" w:cs="Times New Roman"/>
          <w:sz w:val="24"/>
          <w:szCs w:val="24"/>
        </w:rPr>
        <w:t xml:space="preserve">[n = 24]). During the Fall 2021 – Spring 2022 collection season </w:t>
      </w:r>
      <w:r w:rsidRPr="00467D16">
        <w:rPr>
          <w:rFonts w:ascii="Times New Roman" w:hAnsi="Times New Roman" w:cs="Times New Roman"/>
          <w:i/>
          <w:iCs/>
          <w:sz w:val="24"/>
          <w:szCs w:val="24"/>
        </w:rPr>
        <w:t xml:space="preserve">Ae. </w:t>
      </w:r>
      <w:proofErr w:type="spellStart"/>
      <w:r w:rsidRPr="00467D16">
        <w:rPr>
          <w:rFonts w:ascii="Times New Roman" w:hAnsi="Times New Roman" w:cs="Times New Roman"/>
          <w:i/>
          <w:iCs/>
          <w:sz w:val="24"/>
          <w:szCs w:val="24"/>
        </w:rPr>
        <w:t>vexans</w:t>
      </w:r>
      <w:proofErr w:type="spellEnd"/>
      <w:r w:rsidRPr="00467D16">
        <w:rPr>
          <w:rFonts w:ascii="Times New Roman" w:hAnsi="Times New Roman" w:cs="Times New Roman"/>
          <w:i/>
          <w:iCs/>
          <w:sz w:val="24"/>
          <w:szCs w:val="24"/>
        </w:rPr>
        <w:t xml:space="preserve"> </w:t>
      </w:r>
      <w:r w:rsidRPr="00467D16">
        <w:rPr>
          <w:rFonts w:ascii="Times New Roman" w:hAnsi="Times New Roman" w:cs="Times New Roman"/>
          <w:sz w:val="24"/>
          <w:szCs w:val="24"/>
        </w:rPr>
        <w:t xml:space="preserve">(n = 44 identified to species) and </w:t>
      </w:r>
      <w:r w:rsidRPr="00467D16">
        <w:rPr>
          <w:rFonts w:ascii="Times New Roman" w:hAnsi="Times New Roman" w:cs="Times New Roman"/>
          <w:i/>
          <w:iCs/>
          <w:sz w:val="24"/>
          <w:szCs w:val="24"/>
        </w:rPr>
        <w:t>Ae</w:t>
      </w:r>
      <w:r w:rsidR="00EC5615">
        <w:rPr>
          <w:rFonts w:ascii="Times New Roman" w:hAnsi="Times New Roman" w:cs="Times New Roman"/>
          <w:i/>
          <w:iCs/>
          <w:sz w:val="24"/>
          <w:szCs w:val="24"/>
        </w:rPr>
        <w:t>.</w:t>
      </w:r>
      <w:r w:rsidRPr="00467D16">
        <w:rPr>
          <w:rFonts w:ascii="Times New Roman" w:hAnsi="Times New Roman" w:cs="Times New Roman"/>
          <w:i/>
          <w:iCs/>
          <w:sz w:val="24"/>
          <w:szCs w:val="24"/>
        </w:rPr>
        <w:t xml:space="preserve"> japonicus </w:t>
      </w:r>
      <w:r w:rsidRPr="00467D16">
        <w:rPr>
          <w:rFonts w:ascii="Times New Roman" w:hAnsi="Times New Roman" w:cs="Times New Roman"/>
          <w:sz w:val="24"/>
          <w:szCs w:val="24"/>
        </w:rPr>
        <w:t>(n = 1 identified to species) were found as late in the year as November 17</w:t>
      </w:r>
      <w:r w:rsidRPr="00467D16">
        <w:rPr>
          <w:rFonts w:ascii="Times New Roman" w:hAnsi="Times New Roman" w:cs="Times New Roman"/>
          <w:sz w:val="24"/>
          <w:szCs w:val="24"/>
          <w:vertAlign w:val="superscript"/>
        </w:rPr>
        <w:t>th</w:t>
      </w:r>
      <w:r w:rsidRPr="00467D16">
        <w:rPr>
          <w:rFonts w:ascii="Times New Roman" w:hAnsi="Times New Roman" w:cs="Times New Roman"/>
          <w:sz w:val="24"/>
          <w:szCs w:val="24"/>
        </w:rPr>
        <w:t xml:space="preserve">, and </w:t>
      </w:r>
      <w:r w:rsidRPr="00467D16">
        <w:rPr>
          <w:rFonts w:ascii="Times New Roman" w:hAnsi="Times New Roman" w:cs="Times New Roman"/>
          <w:i/>
          <w:iCs/>
          <w:sz w:val="24"/>
          <w:szCs w:val="24"/>
        </w:rPr>
        <w:t xml:space="preserve">Ae. </w:t>
      </w:r>
      <w:proofErr w:type="spellStart"/>
      <w:r w:rsidRPr="00467D16">
        <w:rPr>
          <w:rFonts w:ascii="Times New Roman" w:hAnsi="Times New Roman" w:cs="Times New Roman"/>
          <w:i/>
          <w:iCs/>
          <w:sz w:val="24"/>
          <w:szCs w:val="24"/>
        </w:rPr>
        <w:t>vexans</w:t>
      </w:r>
      <w:proofErr w:type="spellEnd"/>
      <w:r w:rsidRPr="00467D16">
        <w:rPr>
          <w:rFonts w:ascii="Times New Roman" w:hAnsi="Times New Roman" w:cs="Times New Roman"/>
          <w:i/>
          <w:iCs/>
          <w:sz w:val="24"/>
          <w:szCs w:val="24"/>
        </w:rPr>
        <w:t xml:space="preserve"> </w:t>
      </w:r>
      <w:r w:rsidRPr="00467D16">
        <w:rPr>
          <w:rFonts w:ascii="Times New Roman" w:hAnsi="Times New Roman" w:cs="Times New Roman"/>
          <w:sz w:val="24"/>
          <w:szCs w:val="24"/>
        </w:rPr>
        <w:t>were found as early as April 28</w:t>
      </w:r>
      <w:r w:rsidRPr="00467D16">
        <w:rPr>
          <w:rFonts w:ascii="Times New Roman" w:hAnsi="Times New Roman" w:cs="Times New Roman"/>
          <w:sz w:val="24"/>
          <w:szCs w:val="24"/>
          <w:vertAlign w:val="superscript"/>
        </w:rPr>
        <w:t>th</w:t>
      </w:r>
      <w:r w:rsidRPr="00467D16">
        <w:rPr>
          <w:rFonts w:ascii="Times New Roman" w:hAnsi="Times New Roman" w:cs="Times New Roman"/>
          <w:sz w:val="24"/>
          <w:szCs w:val="24"/>
        </w:rPr>
        <w:t xml:space="preserve">, 2022 (Table </w:t>
      </w:r>
      <w:r w:rsidR="00515A08">
        <w:rPr>
          <w:rFonts w:ascii="Times New Roman" w:hAnsi="Times New Roman" w:cs="Times New Roman"/>
          <w:sz w:val="24"/>
          <w:szCs w:val="24"/>
        </w:rPr>
        <w:t>S</w:t>
      </w:r>
      <w:r w:rsidRPr="00467D16">
        <w:rPr>
          <w:rFonts w:ascii="Times New Roman" w:hAnsi="Times New Roman" w:cs="Times New Roman"/>
          <w:sz w:val="24"/>
          <w:szCs w:val="24"/>
        </w:rPr>
        <w:t>4)</w:t>
      </w:r>
      <w:r w:rsidR="005C3C25">
        <w:rPr>
          <w:rFonts w:ascii="Times New Roman" w:hAnsi="Times New Roman" w:cs="Times New Roman"/>
          <w:sz w:val="24"/>
          <w:szCs w:val="24"/>
        </w:rPr>
        <w:t xml:space="preserve"> from park sites but not culverts</w:t>
      </w:r>
      <w:r w:rsidRPr="00467D16">
        <w:rPr>
          <w:rFonts w:ascii="Times New Roman" w:hAnsi="Times New Roman" w:cs="Times New Roman"/>
          <w:sz w:val="24"/>
          <w:szCs w:val="24"/>
        </w:rPr>
        <w:t xml:space="preserve">. Although </w:t>
      </w:r>
      <w:r w:rsidRPr="00467D16">
        <w:rPr>
          <w:rFonts w:ascii="Times New Roman" w:hAnsi="Times New Roman" w:cs="Times New Roman"/>
          <w:i/>
          <w:iCs/>
          <w:sz w:val="24"/>
          <w:szCs w:val="24"/>
        </w:rPr>
        <w:t xml:space="preserve">Ae. japonicus </w:t>
      </w:r>
      <w:r w:rsidRPr="00467D16">
        <w:rPr>
          <w:rFonts w:ascii="Times New Roman" w:hAnsi="Times New Roman" w:cs="Times New Roman"/>
          <w:sz w:val="24"/>
          <w:szCs w:val="24"/>
        </w:rPr>
        <w:t xml:space="preserve">and </w:t>
      </w:r>
      <w:r w:rsidRPr="00467D16">
        <w:rPr>
          <w:rFonts w:ascii="Times New Roman" w:hAnsi="Times New Roman" w:cs="Times New Roman"/>
          <w:i/>
          <w:iCs/>
          <w:sz w:val="24"/>
          <w:szCs w:val="24"/>
        </w:rPr>
        <w:t xml:space="preserve">Ae. albopictus </w:t>
      </w:r>
      <w:r w:rsidRPr="00467D16">
        <w:rPr>
          <w:rFonts w:ascii="Times New Roman" w:hAnsi="Times New Roman" w:cs="Times New Roman"/>
          <w:sz w:val="24"/>
          <w:szCs w:val="24"/>
        </w:rPr>
        <w:t xml:space="preserve">were not collected during the spring, </w:t>
      </w:r>
      <w:r w:rsidRPr="00467D16">
        <w:rPr>
          <w:rFonts w:ascii="Times New Roman" w:hAnsi="Times New Roman" w:cs="Times New Roman"/>
          <w:i/>
          <w:iCs/>
          <w:sz w:val="24"/>
          <w:szCs w:val="24"/>
        </w:rPr>
        <w:t xml:space="preserve">Ae. </w:t>
      </w:r>
      <w:proofErr w:type="spellStart"/>
      <w:r w:rsidRPr="00467D16">
        <w:rPr>
          <w:rFonts w:ascii="Times New Roman" w:hAnsi="Times New Roman" w:cs="Times New Roman"/>
          <w:i/>
          <w:iCs/>
          <w:sz w:val="24"/>
          <w:szCs w:val="24"/>
        </w:rPr>
        <w:t>trivittatus</w:t>
      </w:r>
      <w:proofErr w:type="spellEnd"/>
      <w:r w:rsidRPr="00467D16">
        <w:rPr>
          <w:rFonts w:ascii="Times New Roman" w:hAnsi="Times New Roman" w:cs="Times New Roman"/>
          <w:sz w:val="24"/>
          <w:szCs w:val="24"/>
        </w:rPr>
        <w:t xml:space="preserve"> was found by the 2</w:t>
      </w:r>
      <w:r w:rsidRPr="00467D16">
        <w:rPr>
          <w:rFonts w:ascii="Times New Roman" w:hAnsi="Times New Roman" w:cs="Times New Roman"/>
          <w:sz w:val="24"/>
          <w:szCs w:val="24"/>
          <w:vertAlign w:val="superscript"/>
        </w:rPr>
        <w:t>nd</w:t>
      </w:r>
      <w:r w:rsidRPr="00467D16">
        <w:rPr>
          <w:rFonts w:ascii="Times New Roman" w:hAnsi="Times New Roman" w:cs="Times New Roman"/>
          <w:sz w:val="24"/>
          <w:szCs w:val="24"/>
        </w:rPr>
        <w:t xml:space="preserve"> week of May (Table </w:t>
      </w:r>
      <w:r w:rsidR="00515A08">
        <w:rPr>
          <w:rFonts w:ascii="Times New Roman" w:hAnsi="Times New Roman" w:cs="Times New Roman"/>
          <w:sz w:val="24"/>
          <w:szCs w:val="24"/>
        </w:rPr>
        <w:t>S</w:t>
      </w:r>
      <w:r w:rsidRPr="00467D16">
        <w:rPr>
          <w:rFonts w:ascii="Times New Roman" w:hAnsi="Times New Roman" w:cs="Times New Roman"/>
          <w:sz w:val="24"/>
          <w:szCs w:val="24"/>
        </w:rPr>
        <w:t xml:space="preserve">4). </w:t>
      </w:r>
    </w:p>
    <w:p w14:paraId="159A7737" w14:textId="5DA9B751" w:rsidR="007A0CBD" w:rsidRPr="000B1737" w:rsidDel="00211FEF" w:rsidRDefault="007A0CBD" w:rsidP="00BC7C3A">
      <w:pPr>
        <w:pStyle w:val="ListParagraph"/>
        <w:numPr>
          <w:ilvl w:val="0"/>
          <w:numId w:val="3"/>
        </w:numPr>
        <w:spacing w:line="480" w:lineRule="auto"/>
        <w:rPr>
          <w:del w:id="18" w:author="Siperstein, Alden" w:date="2023-04-19T18:59:00Z"/>
          <w:rFonts w:ascii="Times New Roman" w:hAnsi="Times New Roman" w:cs="Times New Roman"/>
          <w:b/>
          <w:bCs/>
          <w:sz w:val="24"/>
          <w:szCs w:val="24"/>
        </w:rPr>
      </w:pPr>
      <w:del w:id="19" w:author="Siperstein, Alden" w:date="2023-04-19T18:59:00Z">
        <w:r w:rsidRPr="000B1737" w:rsidDel="00211FEF">
          <w:rPr>
            <w:rFonts w:ascii="Times New Roman" w:hAnsi="Times New Roman" w:cs="Times New Roman"/>
            <w:b/>
            <w:bCs/>
            <w:sz w:val="24"/>
            <w:szCs w:val="24"/>
          </w:rPr>
          <w:delText xml:space="preserve">Non-diapausing </w:delText>
        </w:r>
        <w:r w:rsidRPr="000B1737" w:rsidDel="00211FEF">
          <w:rPr>
            <w:rFonts w:ascii="Times New Roman" w:hAnsi="Times New Roman" w:cs="Times New Roman"/>
            <w:b/>
            <w:bCs/>
            <w:i/>
            <w:iCs/>
            <w:sz w:val="24"/>
            <w:szCs w:val="24"/>
          </w:rPr>
          <w:delText xml:space="preserve">Cx. pipiens </w:delText>
        </w:r>
        <w:r w:rsidRPr="000B1737" w:rsidDel="00211FEF">
          <w:rPr>
            <w:rFonts w:ascii="Times New Roman" w:hAnsi="Times New Roman" w:cs="Times New Roman"/>
            <w:b/>
            <w:bCs/>
            <w:sz w:val="24"/>
            <w:szCs w:val="24"/>
          </w:rPr>
          <w:delText xml:space="preserve">collected in the winter do not have higher rates of </w:delText>
        </w:r>
        <w:r w:rsidRPr="000B1737" w:rsidDel="00211FEF">
          <w:rPr>
            <w:rFonts w:ascii="Times New Roman" w:hAnsi="Times New Roman" w:cs="Times New Roman"/>
            <w:b/>
            <w:bCs/>
            <w:i/>
            <w:iCs/>
            <w:sz w:val="24"/>
            <w:szCs w:val="24"/>
          </w:rPr>
          <w:delText xml:space="preserve">Cx. p. molestus </w:delText>
        </w:r>
        <w:r w:rsidRPr="000B1737" w:rsidDel="00211FEF">
          <w:rPr>
            <w:rFonts w:ascii="Times New Roman" w:hAnsi="Times New Roman" w:cs="Times New Roman"/>
            <w:b/>
            <w:bCs/>
            <w:sz w:val="24"/>
            <w:szCs w:val="24"/>
          </w:rPr>
          <w:delText>ancestry:</w:delText>
        </w:r>
      </w:del>
    </w:p>
    <w:p w14:paraId="61DC434F" w14:textId="5706BECD" w:rsidR="007A0CBD" w:rsidRPr="00467D16" w:rsidDel="00211FEF" w:rsidRDefault="007A0CBD" w:rsidP="007A0CBD">
      <w:pPr>
        <w:spacing w:line="480" w:lineRule="auto"/>
        <w:rPr>
          <w:del w:id="20" w:author="Siperstein, Alden" w:date="2023-04-19T18:59:00Z"/>
          <w:rFonts w:ascii="Times New Roman" w:hAnsi="Times New Roman" w:cs="Times New Roman"/>
          <w:sz w:val="24"/>
          <w:szCs w:val="24"/>
        </w:rPr>
      </w:pPr>
      <w:del w:id="21" w:author="Siperstein, Alden" w:date="2023-04-19T18:59:00Z">
        <w:r w:rsidDel="00211FEF">
          <w:rPr>
            <w:rFonts w:ascii="Times New Roman" w:hAnsi="Times New Roman" w:cs="Times New Roman"/>
            <w:sz w:val="24"/>
            <w:szCs w:val="24"/>
          </w:rPr>
          <w:delText>There was n</w:delText>
        </w:r>
        <w:r w:rsidRPr="00467D16" w:rsidDel="00211FEF">
          <w:rPr>
            <w:rFonts w:ascii="Times New Roman" w:hAnsi="Times New Roman" w:cs="Times New Roman"/>
            <w:sz w:val="24"/>
            <w:szCs w:val="24"/>
          </w:rPr>
          <w:delText xml:space="preserve">o significant difference in </w:delText>
        </w:r>
        <w:r w:rsidRPr="00467D16" w:rsidDel="00211FEF">
          <w:rPr>
            <w:rFonts w:ascii="Times New Roman" w:hAnsi="Times New Roman" w:cs="Times New Roman"/>
            <w:i/>
            <w:iCs/>
            <w:sz w:val="24"/>
            <w:szCs w:val="24"/>
          </w:rPr>
          <w:delText>Cx. p</w:delText>
        </w:r>
        <w:r w:rsidDel="00211FEF">
          <w:rPr>
            <w:rFonts w:ascii="Times New Roman" w:hAnsi="Times New Roman" w:cs="Times New Roman"/>
            <w:sz w:val="24"/>
            <w:szCs w:val="24"/>
          </w:rPr>
          <w:delText>.</w:delText>
        </w:r>
        <w:r w:rsidRPr="00467D16" w:rsidDel="00211FEF">
          <w:rPr>
            <w:rFonts w:ascii="Times New Roman" w:hAnsi="Times New Roman" w:cs="Times New Roman"/>
            <w:sz w:val="24"/>
            <w:szCs w:val="24"/>
          </w:rPr>
          <w:delText xml:space="preserve"> </w:delText>
        </w:r>
        <w:r w:rsidRPr="00467D16" w:rsidDel="00211FEF">
          <w:rPr>
            <w:rFonts w:ascii="Times New Roman" w:hAnsi="Times New Roman" w:cs="Times New Roman"/>
            <w:i/>
            <w:iCs/>
            <w:sz w:val="24"/>
            <w:szCs w:val="24"/>
          </w:rPr>
          <w:delText>molestus</w:delText>
        </w:r>
        <w:r w:rsidRPr="00467D16" w:rsidDel="00211FEF">
          <w:rPr>
            <w:rFonts w:ascii="Times New Roman" w:hAnsi="Times New Roman" w:cs="Times New Roman"/>
            <w:sz w:val="24"/>
            <w:szCs w:val="24"/>
          </w:rPr>
          <w:delText xml:space="preserve"> ancestry between diapausing and non-diapausing </w:delText>
        </w:r>
        <w:r w:rsidRPr="00467D16" w:rsidDel="00211FEF">
          <w:rPr>
            <w:rFonts w:ascii="Times New Roman" w:hAnsi="Times New Roman" w:cs="Times New Roman"/>
            <w:i/>
            <w:iCs/>
            <w:sz w:val="24"/>
            <w:szCs w:val="24"/>
          </w:rPr>
          <w:delText>Cx. pipiens</w:delText>
        </w:r>
        <w:r w:rsidRPr="00467D16" w:rsidDel="00211FEF">
          <w:rPr>
            <w:rFonts w:ascii="Times New Roman" w:hAnsi="Times New Roman" w:cs="Times New Roman"/>
            <w:sz w:val="24"/>
            <w:szCs w:val="24"/>
          </w:rPr>
          <w:delText xml:space="preserve"> (Fisher’s exact test, p = 0.5692, OR = </w:delText>
        </w:r>
        <w:r w:rsidDel="00211FEF">
          <w:rPr>
            <w:rFonts w:ascii="Times New Roman" w:hAnsi="Times New Roman" w:cs="Times New Roman"/>
            <w:sz w:val="24"/>
            <w:szCs w:val="24"/>
          </w:rPr>
          <w:delText>3.838968</w:delText>
        </w:r>
        <w:r w:rsidRPr="00467D16" w:rsidDel="00211FEF">
          <w:rPr>
            <w:rFonts w:ascii="Times New Roman" w:hAnsi="Times New Roman" w:cs="Times New Roman"/>
            <w:sz w:val="24"/>
            <w:szCs w:val="24"/>
          </w:rPr>
          <w:delText xml:space="preserve">, 95% CI = </w:delText>
        </w:r>
        <w:r w:rsidDel="00211FEF">
          <w:rPr>
            <w:rFonts w:ascii="Times New Roman" w:hAnsi="Times New Roman" w:cs="Times New Roman"/>
            <w:sz w:val="24"/>
            <w:szCs w:val="24"/>
          </w:rPr>
          <w:delText>0.2272195-250.8760421</w:delText>
        </w:r>
        <w:r w:rsidRPr="00467D16" w:rsidDel="00211FEF">
          <w:rPr>
            <w:rFonts w:ascii="Times New Roman" w:hAnsi="Times New Roman" w:cs="Times New Roman"/>
            <w:sz w:val="24"/>
            <w:szCs w:val="24"/>
          </w:rPr>
          <w:delText xml:space="preserve">). Notably, </w:delText>
        </w:r>
        <w:r w:rsidDel="00211FEF">
          <w:rPr>
            <w:rFonts w:ascii="Times New Roman" w:hAnsi="Times New Roman" w:cs="Times New Roman"/>
            <w:sz w:val="24"/>
            <w:szCs w:val="24"/>
          </w:rPr>
          <w:delText>1</w:delText>
        </w:r>
        <w:r w:rsidRPr="00467D16" w:rsidDel="00211FEF">
          <w:rPr>
            <w:rFonts w:ascii="Times New Roman" w:hAnsi="Times New Roman" w:cs="Times New Roman"/>
            <w:sz w:val="24"/>
            <w:szCs w:val="24"/>
          </w:rPr>
          <w:delText xml:space="preserve">/8 non-diapausing females showed signs of </w:delText>
        </w:r>
        <w:r w:rsidDel="00211FEF">
          <w:rPr>
            <w:rFonts w:ascii="Times New Roman" w:hAnsi="Times New Roman" w:cs="Times New Roman"/>
            <w:sz w:val="24"/>
            <w:szCs w:val="24"/>
          </w:rPr>
          <w:delText xml:space="preserve">introgression with </w:delText>
        </w:r>
        <w:r w:rsidDel="00211FEF">
          <w:rPr>
            <w:rFonts w:ascii="Times New Roman" w:hAnsi="Times New Roman" w:cs="Times New Roman"/>
            <w:i/>
            <w:iCs/>
            <w:sz w:val="24"/>
            <w:szCs w:val="24"/>
          </w:rPr>
          <w:delText xml:space="preserve">Cx. p. </w:delText>
        </w:r>
        <w:r w:rsidRPr="00F21003" w:rsidDel="00211FEF">
          <w:rPr>
            <w:rFonts w:ascii="Times New Roman" w:hAnsi="Times New Roman" w:cs="Times New Roman"/>
            <w:i/>
            <w:iCs/>
            <w:sz w:val="24"/>
            <w:szCs w:val="24"/>
          </w:rPr>
          <w:delText xml:space="preserve">molestus </w:delText>
        </w:r>
        <w:r w:rsidRPr="00467D16" w:rsidDel="00211FEF">
          <w:rPr>
            <w:rFonts w:ascii="Times New Roman" w:hAnsi="Times New Roman" w:cs="Times New Roman"/>
            <w:sz w:val="24"/>
            <w:szCs w:val="24"/>
          </w:rPr>
          <w:delText xml:space="preserve">while </w:delText>
        </w:r>
        <w:r w:rsidDel="00211FEF">
          <w:rPr>
            <w:rFonts w:ascii="Times New Roman" w:hAnsi="Times New Roman" w:cs="Times New Roman"/>
            <w:sz w:val="24"/>
            <w:szCs w:val="24"/>
          </w:rPr>
          <w:delText>3</w:delText>
        </w:r>
        <w:r w:rsidRPr="00467D16" w:rsidDel="00211FEF">
          <w:rPr>
            <w:rFonts w:ascii="Times New Roman" w:hAnsi="Times New Roman" w:cs="Times New Roman"/>
            <w:sz w:val="24"/>
            <w:szCs w:val="24"/>
          </w:rPr>
          <w:delText xml:space="preserve">/8 diapausing females did. </w:delText>
        </w:r>
      </w:del>
    </w:p>
    <w:p w14:paraId="0076B406" w14:textId="22FD1F0A" w:rsidR="007A0CBD" w:rsidDel="00211FEF" w:rsidRDefault="007A0CBD" w:rsidP="00252E95">
      <w:pPr>
        <w:spacing w:line="480" w:lineRule="auto"/>
        <w:rPr>
          <w:del w:id="22" w:author="Siperstein, Alden" w:date="2023-04-19T18:59:00Z"/>
          <w:rFonts w:ascii="Times New Roman" w:hAnsi="Times New Roman" w:cs="Times New Roman"/>
          <w:sz w:val="24"/>
          <w:szCs w:val="24"/>
        </w:rPr>
      </w:pPr>
    </w:p>
    <w:p w14:paraId="7FD3F744" w14:textId="639C846B" w:rsidR="00063148" w:rsidDel="00211FEF" w:rsidRDefault="00063148" w:rsidP="00252E95">
      <w:pPr>
        <w:spacing w:line="480" w:lineRule="auto"/>
        <w:rPr>
          <w:del w:id="23" w:author="Siperstein, Alden" w:date="2023-04-19T18:59:00Z"/>
          <w:rFonts w:ascii="Times New Roman" w:hAnsi="Times New Roman" w:cs="Times New Roman"/>
          <w:sz w:val="24"/>
          <w:szCs w:val="24"/>
        </w:rPr>
      </w:pPr>
    </w:p>
    <w:p w14:paraId="33A56E9D" w14:textId="0690E925" w:rsidR="00063148" w:rsidDel="00211FEF" w:rsidRDefault="00063148" w:rsidP="00252E95">
      <w:pPr>
        <w:spacing w:line="480" w:lineRule="auto"/>
        <w:rPr>
          <w:del w:id="24" w:author="Siperstein, Alden" w:date="2023-04-19T18:59:00Z"/>
          <w:rFonts w:ascii="Times New Roman" w:hAnsi="Times New Roman" w:cs="Times New Roman"/>
          <w:sz w:val="24"/>
          <w:szCs w:val="24"/>
        </w:rPr>
      </w:pPr>
    </w:p>
    <w:p w14:paraId="022EB1F4" w14:textId="004CF5FB" w:rsidR="00063148" w:rsidDel="00211FEF" w:rsidRDefault="00063148" w:rsidP="00252E95">
      <w:pPr>
        <w:spacing w:line="480" w:lineRule="auto"/>
        <w:rPr>
          <w:del w:id="25" w:author="Siperstein, Alden" w:date="2023-04-19T18:59:00Z"/>
          <w:rFonts w:ascii="Times New Roman" w:hAnsi="Times New Roman" w:cs="Times New Roman"/>
          <w:sz w:val="24"/>
          <w:szCs w:val="24"/>
        </w:rPr>
      </w:pPr>
    </w:p>
    <w:p w14:paraId="63AFF14A" w14:textId="238540E1" w:rsidR="00063148" w:rsidDel="00211FEF" w:rsidRDefault="00063148" w:rsidP="00252E95">
      <w:pPr>
        <w:spacing w:line="480" w:lineRule="auto"/>
        <w:rPr>
          <w:del w:id="26" w:author="Siperstein, Alden" w:date="2023-04-19T18:59:00Z"/>
          <w:rFonts w:ascii="Times New Roman" w:hAnsi="Times New Roman" w:cs="Times New Roman"/>
          <w:sz w:val="24"/>
          <w:szCs w:val="24"/>
        </w:rPr>
      </w:pPr>
    </w:p>
    <w:p w14:paraId="196ADBB6" w14:textId="4A16AF09" w:rsidR="00063148" w:rsidDel="00211FEF" w:rsidRDefault="00063148" w:rsidP="00252E95">
      <w:pPr>
        <w:spacing w:line="480" w:lineRule="auto"/>
        <w:rPr>
          <w:del w:id="27" w:author="Siperstein, Alden" w:date="2023-04-19T18:59:00Z"/>
          <w:rFonts w:ascii="Times New Roman" w:hAnsi="Times New Roman" w:cs="Times New Roman"/>
          <w:sz w:val="24"/>
          <w:szCs w:val="24"/>
        </w:rPr>
      </w:pPr>
    </w:p>
    <w:p w14:paraId="7CFA7E45" w14:textId="6345D671" w:rsidR="00063148" w:rsidDel="00211FEF" w:rsidRDefault="00063148" w:rsidP="00252E95">
      <w:pPr>
        <w:spacing w:line="480" w:lineRule="auto"/>
        <w:rPr>
          <w:del w:id="28" w:author="Siperstein, Alden" w:date="2023-04-19T18:59:00Z"/>
          <w:rFonts w:ascii="Times New Roman" w:hAnsi="Times New Roman" w:cs="Times New Roman"/>
          <w:sz w:val="24"/>
          <w:szCs w:val="24"/>
        </w:rPr>
      </w:pPr>
    </w:p>
    <w:p w14:paraId="72065E95" w14:textId="094095A8" w:rsidR="00063148" w:rsidDel="00211FEF" w:rsidRDefault="00063148" w:rsidP="00252E95">
      <w:pPr>
        <w:spacing w:line="480" w:lineRule="auto"/>
        <w:rPr>
          <w:del w:id="29" w:author="Siperstein, Alden" w:date="2023-04-19T18:59:00Z"/>
          <w:rFonts w:ascii="Times New Roman" w:hAnsi="Times New Roman" w:cs="Times New Roman"/>
          <w:sz w:val="24"/>
          <w:szCs w:val="24"/>
        </w:rPr>
      </w:pPr>
    </w:p>
    <w:p w14:paraId="4C8086E4" w14:textId="0DB9F107" w:rsidR="00063148" w:rsidDel="00211FEF" w:rsidRDefault="00063148" w:rsidP="00252E95">
      <w:pPr>
        <w:spacing w:line="480" w:lineRule="auto"/>
        <w:rPr>
          <w:del w:id="30" w:author="Siperstein, Alden" w:date="2023-04-19T18:59:00Z"/>
          <w:rFonts w:ascii="Times New Roman" w:hAnsi="Times New Roman" w:cs="Times New Roman"/>
          <w:sz w:val="24"/>
          <w:szCs w:val="24"/>
        </w:rPr>
      </w:pPr>
    </w:p>
    <w:p w14:paraId="670AD479" w14:textId="33290329" w:rsidR="00063148" w:rsidRDefault="00063148" w:rsidP="00252E95">
      <w:pPr>
        <w:spacing w:line="480" w:lineRule="auto"/>
        <w:rPr>
          <w:rFonts w:ascii="Times New Roman" w:hAnsi="Times New Roman" w:cs="Times New Roman"/>
          <w:sz w:val="24"/>
          <w:szCs w:val="24"/>
        </w:rPr>
      </w:pPr>
    </w:p>
    <w:p w14:paraId="476AFA62" w14:textId="2FB3A67C" w:rsidR="00063148" w:rsidRDefault="00063148" w:rsidP="00252E95">
      <w:pPr>
        <w:spacing w:line="480" w:lineRule="auto"/>
        <w:rPr>
          <w:rFonts w:ascii="Times New Roman" w:hAnsi="Times New Roman" w:cs="Times New Roman"/>
          <w:sz w:val="24"/>
          <w:szCs w:val="24"/>
        </w:rPr>
      </w:pPr>
    </w:p>
    <w:p w14:paraId="1A06B04D" w14:textId="77777777" w:rsidR="00063148" w:rsidRPr="00467D16" w:rsidRDefault="00063148" w:rsidP="00252E95">
      <w:pPr>
        <w:spacing w:line="480" w:lineRule="auto"/>
        <w:rPr>
          <w:rFonts w:ascii="Times New Roman" w:hAnsi="Times New Roman" w:cs="Times New Roman"/>
          <w:sz w:val="24"/>
          <w:szCs w:val="24"/>
        </w:rPr>
      </w:pPr>
    </w:p>
    <w:p w14:paraId="7EE50400" w14:textId="3D21D6DB" w:rsidR="005F3A27" w:rsidRPr="00A6502B" w:rsidRDefault="005F3A27" w:rsidP="00612032">
      <w:pPr>
        <w:spacing w:line="480" w:lineRule="auto"/>
        <w:ind w:firstLine="720"/>
        <w:rPr>
          <w:rFonts w:ascii="Times New Roman" w:hAnsi="Times New Roman" w:cs="Times New Roman"/>
        </w:rPr>
      </w:pPr>
    </w:p>
    <w:p w14:paraId="75410021" w14:textId="61906535" w:rsidR="00924869" w:rsidDel="00211FEF" w:rsidRDefault="004D2FE6" w:rsidP="00A558E1">
      <w:pPr>
        <w:spacing w:line="480" w:lineRule="auto"/>
        <w:rPr>
          <w:del w:id="31" w:author="Siperstein, Alden" w:date="2023-04-19T18:59:00Z"/>
          <w:rFonts w:ascii="Times New Roman" w:hAnsi="Times New Roman" w:cs="Times New Roman"/>
          <w:b/>
          <w:bCs/>
          <w:sz w:val="28"/>
          <w:szCs w:val="28"/>
        </w:rPr>
      </w:pPr>
      <w:del w:id="32" w:author="Siperstein, Alden" w:date="2023-04-19T18:59:00Z">
        <w:r w:rsidDel="00211FEF">
          <w:rPr>
            <w:rFonts w:ascii="Times New Roman" w:hAnsi="Times New Roman" w:cs="Times New Roman"/>
            <w:b/>
            <w:bCs/>
            <w:sz w:val="28"/>
            <w:szCs w:val="28"/>
          </w:rPr>
          <w:delText xml:space="preserve">Supplemental </w:delText>
        </w:r>
        <w:r w:rsidRPr="00A6502B" w:rsidDel="00211FEF">
          <w:rPr>
            <w:rFonts w:ascii="Times New Roman" w:hAnsi="Times New Roman" w:cs="Times New Roman"/>
            <w:b/>
            <w:bCs/>
            <w:sz w:val="28"/>
            <w:szCs w:val="28"/>
          </w:rPr>
          <w:delText>Figure</w:delText>
        </w:r>
        <w:r w:rsidDel="00211FEF">
          <w:rPr>
            <w:rFonts w:ascii="Times New Roman" w:hAnsi="Times New Roman" w:cs="Times New Roman"/>
            <w:b/>
            <w:bCs/>
            <w:sz w:val="28"/>
            <w:szCs w:val="28"/>
          </w:rPr>
          <w:delText>s</w:delText>
        </w:r>
        <w:r w:rsidRPr="00A6502B" w:rsidDel="00211FEF">
          <w:rPr>
            <w:rFonts w:ascii="Times New Roman" w:hAnsi="Times New Roman" w:cs="Times New Roman"/>
            <w:b/>
            <w:bCs/>
            <w:sz w:val="28"/>
            <w:szCs w:val="28"/>
          </w:rPr>
          <w:delText>:</w:delText>
        </w:r>
      </w:del>
    </w:p>
    <w:p w14:paraId="43CEFEDC" w14:textId="77777777" w:rsidR="00211FEF" w:rsidRDefault="00211FEF" w:rsidP="00924869">
      <w:pPr>
        <w:spacing w:line="480" w:lineRule="auto"/>
        <w:rPr>
          <w:ins w:id="33" w:author="Siperstein, Alden" w:date="2023-04-19T19:00:00Z"/>
          <w:rFonts w:ascii="Times New Roman" w:hAnsi="Times New Roman" w:cs="Times New Roman"/>
          <w:b/>
          <w:bCs/>
          <w:sz w:val="28"/>
          <w:szCs w:val="28"/>
        </w:rPr>
      </w:pPr>
    </w:p>
    <w:p w14:paraId="3263E1A6" w14:textId="77777777" w:rsidR="00211FEF" w:rsidRDefault="00211FEF" w:rsidP="00924869">
      <w:pPr>
        <w:spacing w:line="480" w:lineRule="auto"/>
        <w:rPr>
          <w:ins w:id="34" w:author="Siperstein, Alden" w:date="2023-04-19T19:00:00Z"/>
          <w:rFonts w:ascii="Times New Roman" w:hAnsi="Times New Roman" w:cs="Times New Roman"/>
          <w:b/>
          <w:bCs/>
          <w:sz w:val="28"/>
          <w:szCs w:val="28"/>
        </w:rPr>
      </w:pPr>
    </w:p>
    <w:p w14:paraId="58846657" w14:textId="77777777" w:rsidR="00211FEF" w:rsidRDefault="00211FEF" w:rsidP="00924869">
      <w:pPr>
        <w:spacing w:line="480" w:lineRule="auto"/>
        <w:rPr>
          <w:ins w:id="35" w:author="Siperstein, Alden" w:date="2023-04-19T19:00:00Z"/>
          <w:rFonts w:ascii="Times New Roman" w:hAnsi="Times New Roman" w:cs="Times New Roman"/>
          <w:b/>
          <w:bCs/>
          <w:sz w:val="28"/>
          <w:szCs w:val="28"/>
        </w:rPr>
      </w:pPr>
    </w:p>
    <w:p w14:paraId="03C3ECCD" w14:textId="77777777" w:rsidR="00211FEF" w:rsidRDefault="00211FEF" w:rsidP="00924869">
      <w:pPr>
        <w:spacing w:line="480" w:lineRule="auto"/>
        <w:rPr>
          <w:ins w:id="36" w:author="Siperstein, Alden" w:date="2023-04-19T19:00:00Z"/>
          <w:rFonts w:ascii="Times New Roman" w:hAnsi="Times New Roman" w:cs="Times New Roman"/>
          <w:b/>
          <w:bCs/>
          <w:sz w:val="28"/>
          <w:szCs w:val="28"/>
        </w:rPr>
      </w:pPr>
    </w:p>
    <w:p w14:paraId="3CF54DC1" w14:textId="77777777" w:rsidR="00211FEF" w:rsidRDefault="00211FEF" w:rsidP="00924869">
      <w:pPr>
        <w:spacing w:line="480" w:lineRule="auto"/>
        <w:rPr>
          <w:ins w:id="37" w:author="Siperstein, Alden" w:date="2023-04-19T19:00:00Z"/>
          <w:rFonts w:ascii="Times New Roman" w:hAnsi="Times New Roman" w:cs="Times New Roman"/>
          <w:b/>
          <w:bCs/>
          <w:sz w:val="28"/>
          <w:szCs w:val="28"/>
        </w:rPr>
      </w:pPr>
    </w:p>
    <w:p w14:paraId="23BA9123" w14:textId="77777777" w:rsidR="00211FEF" w:rsidRPr="00F21003" w:rsidRDefault="00211FEF" w:rsidP="00924869">
      <w:pPr>
        <w:spacing w:line="480" w:lineRule="auto"/>
        <w:rPr>
          <w:ins w:id="38" w:author="Siperstein, Alden" w:date="2023-04-19T19:00:00Z"/>
          <w:rFonts w:ascii="Times New Roman" w:hAnsi="Times New Roman" w:cs="Times New Roman"/>
          <w:b/>
          <w:bCs/>
          <w:sz w:val="28"/>
          <w:szCs w:val="28"/>
        </w:rPr>
      </w:pPr>
    </w:p>
    <w:p w14:paraId="26B3CA3A" w14:textId="0B9564C6" w:rsidR="00D870D8" w:rsidDel="00211FEF" w:rsidRDefault="003812E3" w:rsidP="00924869">
      <w:pPr>
        <w:spacing w:line="480" w:lineRule="auto"/>
        <w:rPr>
          <w:del w:id="39" w:author="Siperstein, Alden" w:date="2023-04-19T18:59:00Z"/>
          <w:rFonts w:ascii="Times New Roman" w:hAnsi="Times New Roman" w:cs="Times New Roman"/>
        </w:rPr>
      </w:pPr>
      <w:del w:id="40" w:author="Siperstein, Alden" w:date="2023-04-19T18:59:00Z">
        <w:r w:rsidDel="00211FEF">
          <w:rPr>
            <w:rFonts w:ascii="Times New Roman" w:hAnsi="Times New Roman" w:cs="Times New Roman"/>
            <w:noProof/>
          </w:rPr>
          <w:lastRenderedPageBreak/>
          <w:drawing>
            <wp:inline distT="0" distB="0" distL="0" distR="0" wp14:anchorId="3BB2733F" wp14:editId="61CD1F1C">
              <wp:extent cx="2758440" cy="6393180"/>
              <wp:effectExtent l="0" t="0" r="3810" b="7620"/>
              <wp:docPr id="12595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985" t="6062" r="25545" b="13186"/>
                      <a:stretch/>
                    </pic:blipFill>
                    <pic:spPr bwMode="auto">
                      <a:xfrm>
                        <a:off x="0" y="0"/>
                        <a:ext cx="2758440" cy="63931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0BFDD616" w14:textId="16BB6114" w:rsidR="00924869" w:rsidDel="00211FEF" w:rsidRDefault="00924869" w:rsidP="00924869">
      <w:pPr>
        <w:spacing w:line="480" w:lineRule="auto"/>
        <w:rPr>
          <w:del w:id="41" w:author="Siperstein, Alden" w:date="2023-04-19T18:59:00Z"/>
          <w:rFonts w:ascii="Times New Roman" w:hAnsi="Times New Roman" w:cs="Times New Roman"/>
        </w:rPr>
      </w:pPr>
      <w:del w:id="42" w:author="Siperstein, Alden" w:date="2023-04-19T18:59:00Z">
        <w:r w:rsidRPr="00A6502B" w:rsidDel="00211FEF">
          <w:rPr>
            <w:rFonts w:ascii="Times New Roman" w:hAnsi="Times New Roman" w:cs="Times New Roman"/>
          </w:rPr>
          <w:delText xml:space="preserve">Figure S1: </w:delText>
        </w:r>
        <w:r w:rsidR="009C698A" w:rsidRPr="00BC7C3A" w:rsidDel="00211FEF">
          <w:rPr>
            <w:rFonts w:ascii="Times New Roman" w:hAnsi="Times New Roman" w:cs="Times New Roman"/>
          </w:rPr>
          <w:delText>The location of c</w:delText>
        </w:r>
        <w:r w:rsidRPr="00BC7C3A" w:rsidDel="00211FEF">
          <w:rPr>
            <w:rFonts w:ascii="Times New Roman" w:hAnsi="Times New Roman" w:cs="Times New Roman"/>
          </w:rPr>
          <w:delText>ollection</w:delText>
        </w:r>
        <w:r w:rsidRPr="00E02DF3" w:rsidDel="00211FEF">
          <w:rPr>
            <w:rFonts w:ascii="Times New Roman" w:hAnsi="Times New Roman" w:cs="Times New Roman"/>
          </w:rPr>
          <w:delText xml:space="preserve"> </w:delText>
        </w:r>
        <w:r w:rsidRPr="00BC7C3A" w:rsidDel="00211FEF">
          <w:rPr>
            <w:rFonts w:ascii="Times New Roman" w:hAnsi="Times New Roman" w:cs="Times New Roman"/>
          </w:rPr>
          <w:delText>sites</w:delText>
        </w:r>
        <w:r w:rsidR="009C698A" w:rsidRPr="00BC7C3A" w:rsidDel="00211FEF">
          <w:rPr>
            <w:rFonts w:ascii="Times New Roman" w:hAnsi="Times New Roman" w:cs="Times New Roman"/>
          </w:rPr>
          <w:delText xml:space="preserve"> used in each collection </w:delText>
        </w:r>
        <w:r w:rsidR="00E02DF3" w:rsidRPr="00BC7C3A" w:rsidDel="00211FEF">
          <w:rPr>
            <w:rFonts w:ascii="Times New Roman" w:hAnsi="Times New Roman" w:cs="Times New Roman"/>
          </w:rPr>
          <w:delText>season</w:delText>
        </w:r>
        <w:r w:rsidRPr="00BC7C3A" w:rsidDel="00211FEF">
          <w:rPr>
            <w:rFonts w:ascii="Times New Roman" w:hAnsi="Times New Roman" w:cs="Times New Roman"/>
          </w:rPr>
          <w:delText>.</w:delText>
        </w:r>
        <w:r w:rsidRPr="00A6502B" w:rsidDel="00211FEF">
          <w:rPr>
            <w:rFonts w:ascii="Times New Roman" w:hAnsi="Times New Roman" w:cs="Times New Roman"/>
          </w:rPr>
          <w:delText xml:space="preserve"> (A) Fall 2019 – Spring 2020 (5 </w:delText>
        </w:r>
        <w:r w:rsidR="007A0288" w:rsidDel="00211FEF">
          <w:rPr>
            <w:rFonts w:ascii="Times New Roman" w:hAnsi="Times New Roman" w:cs="Times New Roman"/>
          </w:rPr>
          <w:delText>park</w:delText>
        </w:r>
        <w:r w:rsidRPr="00A6502B" w:rsidDel="00211FEF">
          <w:rPr>
            <w:rFonts w:ascii="Times New Roman" w:hAnsi="Times New Roman" w:cs="Times New Roman"/>
          </w:rPr>
          <w:delText xml:space="preserve"> sites)</w:delText>
        </w:r>
        <w:r w:rsidR="00964BAB" w:rsidDel="00211FEF">
          <w:rPr>
            <w:rFonts w:ascii="Times New Roman" w:hAnsi="Times New Roman" w:cs="Times New Roman"/>
          </w:rPr>
          <w:delText>;</w:delText>
        </w:r>
        <w:r w:rsidRPr="00A6502B" w:rsidDel="00211FEF">
          <w:rPr>
            <w:rFonts w:ascii="Times New Roman" w:hAnsi="Times New Roman" w:cs="Times New Roman"/>
          </w:rPr>
          <w:delText xml:space="preserve"> (B) Fall 2020 - Spring 2021 (10 </w:delText>
        </w:r>
        <w:r w:rsidR="007A0288" w:rsidDel="00211FEF">
          <w:rPr>
            <w:rFonts w:ascii="Times New Roman" w:hAnsi="Times New Roman" w:cs="Times New Roman"/>
          </w:rPr>
          <w:delText>park</w:delText>
        </w:r>
        <w:r w:rsidRPr="00A6502B" w:rsidDel="00211FEF">
          <w:rPr>
            <w:rFonts w:ascii="Times New Roman" w:hAnsi="Times New Roman" w:cs="Times New Roman"/>
          </w:rPr>
          <w:delText xml:space="preserve"> sites and 6 culvert sites)</w:delText>
        </w:r>
        <w:r w:rsidR="00964BAB" w:rsidDel="00211FEF">
          <w:rPr>
            <w:rFonts w:ascii="Times New Roman" w:hAnsi="Times New Roman" w:cs="Times New Roman"/>
          </w:rPr>
          <w:delText>;</w:delText>
        </w:r>
        <w:r w:rsidRPr="00A6502B" w:rsidDel="00211FEF">
          <w:rPr>
            <w:rFonts w:ascii="Times New Roman" w:hAnsi="Times New Roman" w:cs="Times New Roman"/>
          </w:rPr>
          <w:delText xml:space="preserve"> and (C) Fall 2021 – Spring 2022 (5 </w:delText>
        </w:r>
        <w:r w:rsidR="007A0288" w:rsidDel="00211FEF">
          <w:rPr>
            <w:rFonts w:ascii="Times New Roman" w:hAnsi="Times New Roman" w:cs="Times New Roman"/>
          </w:rPr>
          <w:delText>park</w:delText>
        </w:r>
        <w:r w:rsidRPr="00A6502B" w:rsidDel="00211FEF">
          <w:rPr>
            <w:rFonts w:ascii="Times New Roman" w:hAnsi="Times New Roman" w:cs="Times New Roman"/>
          </w:rPr>
          <w:delText xml:space="preserve"> sites, 5 culvert</w:delText>
        </w:r>
        <w:r w:rsidR="009D2062" w:rsidDel="00211FEF">
          <w:rPr>
            <w:rFonts w:ascii="Times New Roman" w:hAnsi="Times New Roman" w:cs="Times New Roman"/>
          </w:rPr>
          <w:delText xml:space="preserve"> sites</w:delText>
        </w:r>
        <w:r w:rsidRPr="00A6502B" w:rsidDel="00211FEF">
          <w:rPr>
            <w:rFonts w:ascii="Times New Roman" w:hAnsi="Times New Roman" w:cs="Times New Roman"/>
          </w:rPr>
          <w:delText xml:space="preserve">, and 4 sites </w:delText>
        </w:r>
        <w:r w:rsidR="009D2062" w:rsidDel="00211FEF">
          <w:rPr>
            <w:rFonts w:ascii="Times New Roman" w:hAnsi="Times New Roman" w:cs="Times New Roman"/>
          </w:rPr>
          <w:delText xml:space="preserve">that contained both a park and </w:delText>
        </w:r>
        <w:r w:rsidRPr="00A6502B" w:rsidDel="00211FEF">
          <w:rPr>
            <w:rFonts w:ascii="Times New Roman" w:hAnsi="Times New Roman" w:cs="Times New Roman"/>
          </w:rPr>
          <w:delText xml:space="preserve">culvert). </w:delText>
        </w:r>
      </w:del>
    </w:p>
    <w:p w14:paraId="101DEC55" w14:textId="093C11F8" w:rsidR="00FC6451" w:rsidDel="00211FEF" w:rsidRDefault="003812E3" w:rsidP="00924869">
      <w:pPr>
        <w:spacing w:line="480" w:lineRule="auto"/>
        <w:rPr>
          <w:del w:id="43" w:author="Siperstein, Alden" w:date="2023-04-19T18:59:00Z"/>
          <w:rFonts w:ascii="Times New Roman" w:hAnsi="Times New Roman" w:cs="Times New Roman"/>
        </w:rPr>
      </w:pPr>
      <w:del w:id="44" w:author="Siperstein, Alden" w:date="2023-04-19T18:59:00Z">
        <w:r w:rsidDel="00211FEF">
          <w:rPr>
            <w:rFonts w:ascii="Times New Roman" w:hAnsi="Times New Roman" w:cs="Times New Roman"/>
            <w:noProof/>
          </w:rPr>
          <w:drawing>
            <wp:inline distT="0" distB="0" distL="0" distR="0" wp14:anchorId="75A2D51E" wp14:editId="40C5111E">
              <wp:extent cx="5935980" cy="3345180"/>
              <wp:effectExtent l="0" t="0" r="7620" b="7620"/>
              <wp:docPr id="593234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619" b="4762"/>
                      <a:stretch/>
                    </pic:blipFill>
                    <pic:spPr bwMode="auto">
                      <a:xfrm>
                        <a:off x="0" y="0"/>
                        <a:ext cx="5935980" cy="33451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2BAA2024" w14:textId="5CA0EEF4" w:rsidR="004D2FE6" w:rsidDel="00211FEF" w:rsidRDefault="004D2FE6" w:rsidP="00924869">
      <w:pPr>
        <w:spacing w:line="480" w:lineRule="auto"/>
        <w:rPr>
          <w:del w:id="45" w:author="Siperstein, Alden" w:date="2023-04-19T18:59:00Z"/>
          <w:rFonts w:ascii="Times New Roman" w:hAnsi="Times New Roman" w:cs="Times New Roman"/>
          <w:sz w:val="24"/>
          <w:szCs w:val="24"/>
        </w:rPr>
      </w:pPr>
      <w:del w:id="46" w:author="Siperstein, Alden" w:date="2023-04-19T18:59:00Z">
        <w:r w:rsidDel="00211FEF">
          <w:rPr>
            <w:rFonts w:ascii="Times New Roman" w:hAnsi="Times New Roman" w:cs="Times New Roman"/>
          </w:rPr>
          <w:delText>Figure S2</w:delText>
        </w:r>
        <w:r w:rsidR="00A558E1" w:rsidDel="00211FEF">
          <w:rPr>
            <w:rFonts w:ascii="Times New Roman" w:hAnsi="Times New Roman" w:cs="Times New Roman"/>
          </w:rPr>
          <w:delText>.</w:delText>
        </w:r>
        <w:r w:rsidDel="00211FEF">
          <w:rPr>
            <w:rFonts w:ascii="Times New Roman" w:hAnsi="Times New Roman" w:cs="Times New Roman"/>
          </w:rPr>
          <w:delText xml:space="preserve"> Dose-Response curve fitted onto</w:delText>
        </w:r>
        <w:r w:rsidR="000B342B" w:rsidDel="00211FEF">
          <w:rPr>
            <w:rFonts w:ascii="Times New Roman" w:hAnsi="Times New Roman" w:cs="Times New Roman"/>
          </w:rPr>
          <w:delText xml:space="preserve"> the </w:delText>
        </w:r>
        <w:r w:rsidDel="00211FEF">
          <w:rPr>
            <w:rFonts w:ascii="Times New Roman" w:hAnsi="Times New Roman" w:cs="Times New Roman"/>
          </w:rPr>
          <w:delText>proportion</w:delText>
        </w:r>
        <w:r w:rsidR="000B342B" w:rsidDel="00211FEF">
          <w:rPr>
            <w:rFonts w:ascii="Times New Roman" w:hAnsi="Times New Roman" w:cs="Times New Roman"/>
          </w:rPr>
          <w:delText xml:space="preserve"> of </w:delText>
        </w:r>
        <w:r w:rsidR="000B342B" w:rsidDel="00211FEF">
          <w:rPr>
            <w:rFonts w:ascii="Times New Roman" w:hAnsi="Times New Roman" w:cs="Times New Roman"/>
            <w:i/>
            <w:iCs/>
          </w:rPr>
          <w:delText xml:space="preserve">Cx. pipiens </w:delText>
        </w:r>
        <w:r w:rsidR="000B342B" w:rsidDel="00211FEF">
          <w:rPr>
            <w:rFonts w:ascii="Times New Roman" w:hAnsi="Times New Roman" w:cs="Times New Roman"/>
          </w:rPr>
          <w:delText>that were in diapause</w:delText>
        </w:r>
        <w:r w:rsidR="00F34258" w:rsidDel="00211FEF">
          <w:rPr>
            <w:rFonts w:ascii="Times New Roman" w:hAnsi="Times New Roman" w:cs="Times New Roman"/>
          </w:rPr>
          <w:delText xml:space="preserve"> </w:delText>
        </w:r>
        <w:r w:rsidR="00974EFF" w:rsidDel="00211FEF">
          <w:rPr>
            <w:rFonts w:ascii="Times New Roman" w:hAnsi="Times New Roman" w:cs="Times New Roman"/>
          </w:rPr>
          <w:delText>collected from</w:delText>
        </w:r>
        <w:r w:rsidR="00F34258" w:rsidDel="00211FEF">
          <w:rPr>
            <w:rFonts w:ascii="Times New Roman" w:hAnsi="Times New Roman" w:cs="Times New Roman"/>
          </w:rPr>
          <w:delText xml:space="preserve"> each</w:delText>
        </w:r>
        <w:r w:rsidDel="00211FEF">
          <w:rPr>
            <w:rFonts w:ascii="Times New Roman" w:hAnsi="Times New Roman" w:cs="Times New Roman"/>
          </w:rPr>
          <w:delText xml:space="preserve"> culvert site</w:delText>
        </w:r>
        <w:r w:rsidR="00F34258" w:rsidDel="00211FEF">
          <w:rPr>
            <w:rFonts w:ascii="Times New Roman" w:hAnsi="Times New Roman" w:cs="Times New Roman"/>
          </w:rPr>
          <w:delText xml:space="preserve"> and each week</w:delText>
        </w:r>
        <w:r w:rsidR="00A558E1" w:rsidDel="00211FEF">
          <w:rPr>
            <w:rFonts w:ascii="Times New Roman" w:hAnsi="Times New Roman" w:cs="Times New Roman"/>
          </w:rPr>
          <w:delText xml:space="preserve"> from the 2021 – 2022 collection season</w:delText>
        </w:r>
        <w:r w:rsidDel="00211FEF">
          <w:rPr>
            <w:rFonts w:ascii="Times New Roman" w:hAnsi="Times New Roman" w:cs="Times New Roman"/>
          </w:rPr>
          <w:delText>.</w:delText>
        </w:r>
        <w:r w:rsidR="00006B15" w:rsidDel="00211FEF">
          <w:rPr>
            <w:rFonts w:ascii="Times New Roman" w:hAnsi="Times New Roman" w:cs="Times New Roman"/>
          </w:rPr>
          <w:delText xml:space="preserve"> The gray line indicates the 95% confidence interval</w:delText>
        </w:r>
        <w:r w:rsidR="00497D7B" w:rsidDel="00211FEF">
          <w:rPr>
            <w:rFonts w:ascii="Times New Roman" w:hAnsi="Times New Roman" w:cs="Times New Roman"/>
          </w:rPr>
          <w:delText xml:space="preserve">. Our analyses indicate that </w:delText>
        </w:r>
        <w:r w:rsidR="00A558E1" w:rsidDel="00211FEF">
          <w:rPr>
            <w:rFonts w:ascii="Times New Roman" w:hAnsi="Times New Roman" w:cs="Times New Roman"/>
          </w:rPr>
          <w:delText xml:space="preserve">50% of </w:delText>
        </w:r>
        <w:r w:rsidR="00A558E1" w:rsidDel="00211FEF">
          <w:rPr>
            <w:rFonts w:ascii="Times New Roman" w:hAnsi="Times New Roman" w:cs="Times New Roman"/>
            <w:i/>
            <w:iCs/>
          </w:rPr>
          <w:delText>Cx. pipiens</w:delText>
        </w:r>
        <w:r w:rsidR="00A558E1" w:rsidDel="00211FEF">
          <w:rPr>
            <w:rFonts w:ascii="Times New Roman" w:hAnsi="Times New Roman" w:cs="Times New Roman"/>
          </w:rPr>
          <w:delText xml:space="preserve"> ha</w:delText>
        </w:r>
        <w:r w:rsidR="00974EFF" w:rsidDel="00211FEF">
          <w:rPr>
            <w:rFonts w:ascii="Times New Roman" w:hAnsi="Times New Roman" w:cs="Times New Roman"/>
          </w:rPr>
          <w:delText>d</w:delText>
        </w:r>
        <w:r w:rsidR="00A558E1" w:rsidDel="00211FEF">
          <w:rPr>
            <w:rFonts w:ascii="Times New Roman" w:hAnsi="Times New Roman" w:cs="Times New Roman"/>
          </w:rPr>
          <w:delText xml:space="preserve"> terminated diapause by March 24</w:delText>
        </w:r>
        <w:r w:rsidR="00A558E1" w:rsidRPr="00F21003" w:rsidDel="00211FEF">
          <w:rPr>
            <w:rFonts w:ascii="Times New Roman" w:hAnsi="Times New Roman" w:cs="Times New Roman"/>
            <w:vertAlign w:val="superscript"/>
          </w:rPr>
          <w:delText>th</w:delText>
        </w:r>
        <w:r w:rsidR="00A558E1" w:rsidDel="00211FEF">
          <w:rPr>
            <w:rFonts w:ascii="Times New Roman" w:hAnsi="Times New Roman" w:cs="Times New Roman"/>
          </w:rPr>
          <w:delText xml:space="preserve"> in 2022 (</w:delText>
        </w:r>
        <w:r w:rsidR="00A558E1" w:rsidRPr="00634CD4" w:rsidDel="00211FEF">
          <w:rPr>
            <w:rFonts w:ascii="Times New Roman" w:hAnsi="Times New Roman" w:cs="Times New Roman"/>
            <w:sz w:val="24"/>
            <w:szCs w:val="24"/>
          </w:rPr>
          <w:delText>SE = 4.</w:delText>
        </w:r>
        <w:r w:rsidR="00A558E1" w:rsidRPr="00B87716" w:rsidDel="00211FEF">
          <w:rPr>
            <w:rFonts w:ascii="Times New Roman" w:hAnsi="Times New Roman" w:cs="Times New Roman"/>
            <w:sz w:val="24"/>
            <w:szCs w:val="24"/>
          </w:rPr>
          <w:delText>83</w:delText>
        </w:r>
        <w:r w:rsidR="00E4049A" w:rsidDel="00211FEF">
          <w:rPr>
            <w:rFonts w:ascii="Times New Roman" w:hAnsi="Times New Roman" w:cs="Times New Roman"/>
            <w:sz w:val="24"/>
            <w:szCs w:val="24"/>
          </w:rPr>
          <w:delText xml:space="preserve"> days</w:delText>
        </w:r>
        <w:r w:rsidR="00A558E1" w:rsidRPr="00634CD4" w:rsidDel="00211FEF">
          <w:rPr>
            <w:rFonts w:ascii="Times New Roman" w:hAnsi="Times New Roman" w:cs="Times New Roman"/>
            <w:sz w:val="24"/>
            <w:szCs w:val="24"/>
          </w:rPr>
          <w:delText>; df = 15</w:delText>
        </w:r>
        <w:r w:rsidR="00A558E1" w:rsidRPr="00B87716" w:rsidDel="00211FEF">
          <w:rPr>
            <w:rFonts w:ascii="Times New Roman" w:hAnsi="Times New Roman" w:cs="Times New Roman"/>
            <w:sz w:val="24"/>
            <w:szCs w:val="24"/>
          </w:rPr>
          <w:delText>1</w:delText>
        </w:r>
        <w:r w:rsidR="00A558E1" w:rsidDel="00211FEF">
          <w:rPr>
            <w:rFonts w:ascii="Times New Roman" w:hAnsi="Times New Roman" w:cs="Times New Roman"/>
            <w:sz w:val="24"/>
            <w:szCs w:val="24"/>
          </w:rPr>
          <w:delText>).</w:delText>
        </w:r>
      </w:del>
    </w:p>
    <w:p w14:paraId="5B757FD4" w14:textId="00DA9529" w:rsidR="00FC6451" w:rsidRPr="00A558E1" w:rsidDel="00211FEF" w:rsidRDefault="003812E3" w:rsidP="00924869">
      <w:pPr>
        <w:spacing w:line="480" w:lineRule="auto"/>
        <w:rPr>
          <w:del w:id="47" w:author="Siperstein, Alden" w:date="2023-04-19T18:59:00Z"/>
          <w:rFonts w:ascii="Times New Roman" w:hAnsi="Times New Roman" w:cs="Times New Roman"/>
        </w:rPr>
      </w:pPr>
      <w:del w:id="48" w:author="Siperstein, Alden" w:date="2023-04-19T18:59:00Z">
        <w:r w:rsidDel="00211FEF">
          <w:rPr>
            <w:rFonts w:ascii="Times New Roman" w:hAnsi="Times New Roman" w:cs="Times New Roman"/>
            <w:noProof/>
            <w:sz w:val="24"/>
            <w:szCs w:val="24"/>
          </w:rPr>
          <w:drawing>
            <wp:inline distT="0" distB="0" distL="0" distR="0" wp14:anchorId="20988E04" wp14:editId="546F0DCA">
              <wp:extent cx="3544215" cy="7088429"/>
              <wp:effectExtent l="0" t="0" r="0" b="0"/>
              <wp:docPr id="1254301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1649" cy="7103296"/>
                      </a:xfrm>
                      <a:prstGeom prst="rect">
                        <a:avLst/>
                      </a:prstGeom>
                      <a:noFill/>
                      <a:ln>
                        <a:noFill/>
                      </a:ln>
                    </pic:spPr>
                  </pic:pic>
                </a:graphicData>
              </a:graphic>
            </wp:inline>
          </w:drawing>
        </w:r>
      </w:del>
    </w:p>
    <w:p w14:paraId="7108210D" w14:textId="4237394E" w:rsidR="00924869" w:rsidRPr="00A6502B" w:rsidDel="00211FEF" w:rsidRDefault="00924869" w:rsidP="00924869">
      <w:pPr>
        <w:spacing w:line="480" w:lineRule="auto"/>
        <w:rPr>
          <w:del w:id="49" w:author="Siperstein, Alden" w:date="2023-04-19T18:59:00Z"/>
          <w:rFonts w:ascii="Times New Roman" w:hAnsi="Times New Roman" w:cs="Times New Roman"/>
          <w:b/>
          <w:bCs/>
        </w:rPr>
      </w:pPr>
      <w:del w:id="50" w:author="Siperstein, Alden" w:date="2023-04-19T18:59:00Z">
        <w:r w:rsidRPr="00BC7C3A" w:rsidDel="00211FEF">
          <w:rPr>
            <w:rFonts w:ascii="Times New Roman" w:hAnsi="Times New Roman" w:cs="Times New Roman"/>
          </w:rPr>
          <w:delText xml:space="preserve">Figure </w:delText>
        </w:r>
        <w:r w:rsidR="004D2FE6" w:rsidRPr="00BC7C3A" w:rsidDel="00211FEF">
          <w:rPr>
            <w:rFonts w:ascii="Times New Roman" w:hAnsi="Times New Roman" w:cs="Times New Roman"/>
          </w:rPr>
          <w:delText>S3</w:delText>
        </w:r>
        <w:r w:rsidRPr="00BC7C3A" w:rsidDel="00211FEF">
          <w:rPr>
            <w:rFonts w:ascii="Times New Roman" w:hAnsi="Times New Roman" w:cs="Times New Roman"/>
          </w:rPr>
          <w:delText xml:space="preserve">. </w:delText>
        </w:r>
        <w:r w:rsidR="00992E92" w:rsidDel="00211FEF">
          <w:rPr>
            <w:rFonts w:ascii="Times New Roman" w:hAnsi="Times New Roman" w:cs="Times New Roman"/>
          </w:rPr>
          <w:delText>The p</w:delText>
        </w:r>
        <w:r w:rsidRPr="00BC7C3A" w:rsidDel="00211FEF">
          <w:rPr>
            <w:rFonts w:ascii="Times New Roman" w:hAnsi="Times New Roman" w:cs="Times New Roman"/>
          </w:rPr>
          <w:delText xml:space="preserve">roportion of </w:delText>
        </w:r>
        <w:r w:rsidRPr="00BC7C3A" w:rsidDel="00211FEF">
          <w:rPr>
            <w:rFonts w:ascii="Times New Roman" w:hAnsi="Times New Roman" w:cs="Times New Roman"/>
            <w:i/>
            <w:iCs/>
          </w:rPr>
          <w:delText>Cx. pipiens</w:delText>
        </w:r>
        <w:r w:rsidRPr="00BC7C3A" w:rsidDel="00211FEF">
          <w:rPr>
            <w:rFonts w:ascii="Times New Roman" w:hAnsi="Times New Roman" w:cs="Times New Roman"/>
          </w:rPr>
          <w:delText xml:space="preserve"> (</w:delText>
        </w:r>
        <w:r w:rsidR="00992E92" w:rsidDel="00211FEF">
          <w:rPr>
            <w:rFonts w:ascii="Times New Roman" w:hAnsi="Times New Roman" w:cs="Times New Roman"/>
          </w:rPr>
          <w:delText>A</w:delText>
        </w:r>
        <w:r w:rsidRPr="00BC7C3A" w:rsidDel="00211FEF">
          <w:rPr>
            <w:rFonts w:ascii="Times New Roman" w:hAnsi="Times New Roman" w:cs="Times New Roman"/>
          </w:rPr>
          <w:delText xml:space="preserve">) and </w:delText>
        </w:r>
        <w:r w:rsidRPr="00BC7C3A" w:rsidDel="00211FEF">
          <w:rPr>
            <w:rFonts w:ascii="Times New Roman" w:hAnsi="Times New Roman" w:cs="Times New Roman"/>
            <w:i/>
            <w:iCs/>
          </w:rPr>
          <w:delText>Cx. erraticus</w:delText>
        </w:r>
        <w:r w:rsidRPr="00BC7C3A" w:rsidDel="00211FEF">
          <w:rPr>
            <w:rFonts w:ascii="Times New Roman" w:hAnsi="Times New Roman" w:cs="Times New Roman"/>
          </w:rPr>
          <w:delText xml:space="preserve"> (</w:delText>
        </w:r>
        <w:r w:rsidR="00992E92" w:rsidDel="00211FEF">
          <w:rPr>
            <w:rFonts w:ascii="Times New Roman" w:hAnsi="Times New Roman" w:cs="Times New Roman"/>
          </w:rPr>
          <w:delText>B</w:delText>
        </w:r>
        <w:r w:rsidRPr="00BC7C3A" w:rsidDel="00211FEF">
          <w:rPr>
            <w:rFonts w:ascii="Times New Roman" w:hAnsi="Times New Roman" w:cs="Times New Roman"/>
          </w:rPr>
          <w:delText xml:space="preserve">) in diapause </w:delText>
        </w:r>
        <w:r w:rsidR="00F64F07" w:rsidDel="00211FEF">
          <w:rPr>
            <w:rFonts w:ascii="Times New Roman" w:hAnsi="Times New Roman" w:cs="Times New Roman"/>
          </w:rPr>
          <w:delText xml:space="preserve">over time </w:delText>
        </w:r>
        <w:r w:rsidR="00C16528" w:rsidDel="00211FEF">
          <w:rPr>
            <w:rFonts w:ascii="Times New Roman" w:hAnsi="Times New Roman" w:cs="Times New Roman"/>
          </w:rPr>
          <w:delText xml:space="preserve">varied across </w:delText>
        </w:r>
        <w:r w:rsidRPr="00BC7C3A" w:rsidDel="00211FEF">
          <w:rPr>
            <w:rFonts w:ascii="Times New Roman" w:hAnsi="Times New Roman" w:cs="Times New Roman"/>
          </w:rPr>
          <w:delText>nine different culvert sites</w:delText>
        </w:r>
        <w:r w:rsidRPr="00A6502B" w:rsidDel="00211FEF">
          <w:rPr>
            <w:rFonts w:ascii="Times New Roman" w:hAnsi="Times New Roman" w:cs="Times New Roman"/>
            <w:b/>
            <w:bCs/>
          </w:rPr>
          <w:delText>.</w:delText>
        </w:r>
        <w:r w:rsidRPr="00A6502B" w:rsidDel="00211FEF">
          <w:rPr>
            <w:rFonts w:ascii="Times New Roman" w:hAnsi="Times New Roman" w:cs="Times New Roman"/>
          </w:rPr>
          <w:delText xml:space="preserve"> Lines plotted are smoothing splines with three degrees of freedom. </w:delText>
        </w:r>
        <w:r w:rsidR="00C16528" w:rsidDel="00211FEF">
          <w:rPr>
            <w:rFonts w:ascii="Times New Roman" w:hAnsi="Times New Roman" w:cs="Times New Roman"/>
          </w:rPr>
          <w:delText xml:space="preserve">Each of the </w:delText>
        </w:r>
        <w:r w:rsidR="00974EFF" w:rsidDel="00211FEF">
          <w:rPr>
            <w:rFonts w:ascii="Times New Roman" w:hAnsi="Times New Roman" w:cs="Times New Roman"/>
          </w:rPr>
          <w:delText xml:space="preserve">nine </w:delText>
        </w:r>
        <w:r w:rsidR="00F64F07" w:rsidDel="00211FEF">
          <w:rPr>
            <w:rFonts w:ascii="Times New Roman" w:hAnsi="Times New Roman" w:cs="Times New Roman"/>
          </w:rPr>
          <w:delText xml:space="preserve">culverts are </w:delText>
        </w:r>
        <w:r w:rsidRPr="00A6502B" w:rsidDel="00211FEF">
          <w:rPr>
            <w:rFonts w:ascii="Times New Roman" w:hAnsi="Times New Roman" w:cs="Times New Roman"/>
          </w:rPr>
          <w:delText xml:space="preserve">plotted in </w:delText>
        </w:r>
        <w:r w:rsidR="00974EFF" w:rsidDel="00211FEF">
          <w:rPr>
            <w:rFonts w:ascii="Times New Roman" w:hAnsi="Times New Roman" w:cs="Times New Roman"/>
          </w:rPr>
          <w:delText xml:space="preserve">a </w:delText>
        </w:r>
        <w:r w:rsidRPr="00A6502B" w:rsidDel="00211FEF">
          <w:rPr>
            <w:rFonts w:ascii="Times New Roman" w:hAnsi="Times New Roman" w:cs="Times New Roman"/>
          </w:rPr>
          <w:delText>different color.</w:delText>
        </w:r>
      </w:del>
    </w:p>
    <w:p w14:paraId="30DAE03D" w14:textId="3B5ED392" w:rsidR="00FC6451" w:rsidRPr="003812E3" w:rsidRDefault="00A558E1" w:rsidP="00A558E1">
      <w:pPr>
        <w:spacing w:line="480" w:lineRule="auto"/>
        <w:rPr>
          <w:rFonts w:ascii="Times New Roman" w:hAnsi="Times New Roman" w:cs="Times New Roman"/>
          <w:b/>
          <w:bCs/>
          <w:sz w:val="28"/>
          <w:szCs w:val="28"/>
        </w:rPr>
      </w:pPr>
      <w:del w:id="51" w:author="Siperstein, Alden" w:date="2023-04-19T19:00:00Z">
        <w:r w:rsidDel="00211FEF">
          <w:rPr>
            <w:rFonts w:ascii="Times New Roman" w:hAnsi="Times New Roman" w:cs="Times New Roman"/>
            <w:b/>
            <w:bCs/>
            <w:sz w:val="28"/>
            <w:szCs w:val="28"/>
          </w:rPr>
          <w:delText>Supplemental Table Legends</w:delText>
        </w:r>
      </w:del>
      <w:ins w:id="52" w:author="Siperstein, Alden" w:date="2023-04-19T19:00:00Z">
        <w:r w:rsidR="00211FEF">
          <w:rPr>
            <w:rFonts w:ascii="Times New Roman" w:hAnsi="Times New Roman" w:cs="Times New Roman"/>
            <w:b/>
            <w:bCs/>
            <w:sz w:val="28"/>
            <w:szCs w:val="28"/>
          </w:rPr>
          <w:t>Non-</w:t>
        </w:r>
        <w:r w:rsidR="00211FEF">
          <w:rPr>
            <w:rFonts w:ascii="Times New Roman" w:hAnsi="Times New Roman" w:cs="Times New Roman"/>
            <w:b/>
            <w:bCs/>
            <w:i/>
            <w:iCs/>
            <w:sz w:val="28"/>
            <w:szCs w:val="28"/>
          </w:rPr>
          <w:t xml:space="preserve">Culex </w:t>
        </w:r>
        <w:r w:rsidR="00211FEF">
          <w:rPr>
            <w:rFonts w:ascii="Times New Roman" w:hAnsi="Times New Roman" w:cs="Times New Roman"/>
            <w:b/>
            <w:bCs/>
            <w:sz w:val="28"/>
            <w:szCs w:val="28"/>
          </w:rPr>
          <w:t>Tables and Captions</w:t>
        </w:r>
      </w:ins>
      <w:r w:rsidRPr="00A6502B">
        <w:rPr>
          <w:rFonts w:ascii="Times New Roman" w:hAnsi="Times New Roman" w:cs="Times New Roman"/>
          <w:b/>
          <w:bCs/>
          <w:sz w:val="28"/>
          <w:szCs w:val="28"/>
        </w:rPr>
        <w:t>:</w:t>
      </w:r>
    </w:p>
    <w:p w14:paraId="5D7AEA44" w14:textId="6FED253B" w:rsidR="00FC6451" w:rsidDel="00211FEF" w:rsidRDefault="003812E3" w:rsidP="00A558E1">
      <w:pPr>
        <w:spacing w:line="480" w:lineRule="auto"/>
        <w:rPr>
          <w:del w:id="53" w:author="Siperstein, Alden" w:date="2023-04-19T19:00:00Z"/>
          <w:rFonts w:ascii="Times New Roman" w:hAnsi="Times New Roman" w:cs="Times New Roman"/>
        </w:rPr>
      </w:pPr>
      <w:del w:id="54" w:author="Siperstein, Alden" w:date="2023-04-19T19:00:00Z">
        <w:r w:rsidDel="00211FEF">
          <w:rPr>
            <w:rFonts w:ascii="Times New Roman" w:hAnsi="Times New Roman" w:cs="Times New Roman"/>
            <w:noProof/>
          </w:rPr>
          <w:drawing>
            <wp:inline distT="0" distB="0" distL="0" distR="0" wp14:anchorId="7D46423F" wp14:editId="4E1EFC09">
              <wp:extent cx="5151120" cy="3451860"/>
              <wp:effectExtent l="0" t="0" r="0" b="0"/>
              <wp:docPr id="11603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18" t="5159" r="6803" b="49901"/>
                      <a:stretch/>
                    </pic:blipFill>
                    <pic:spPr bwMode="auto">
                      <a:xfrm>
                        <a:off x="0" y="0"/>
                        <a:ext cx="5151120" cy="3451860"/>
                      </a:xfrm>
                      <a:prstGeom prst="rect">
                        <a:avLst/>
                      </a:prstGeom>
                      <a:noFill/>
                      <a:ln>
                        <a:noFill/>
                      </a:ln>
                      <a:extLst>
                        <a:ext uri="{53640926-AAD7-44D8-BBD7-CCE9431645EC}">
                          <a14:shadowObscured xmlns:a14="http://schemas.microsoft.com/office/drawing/2010/main"/>
                        </a:ext>
                      </a:extLst>
                    </pic:spPr>
                  </pic:pic>
                </a:graphicData>
              </a:graphic>
            </wp:inline>
          </w:drawing>
        </w:r>
      </w:del>
    </w:p>
    <w:p w14:paraId="534BB123" w14:textId="1AA34E11" w:rsidR="00D24C34" w:rsidDel="00211FEF" w:rsidRDefault="00D24C34" w:rsidP="00A558E1">
      <w:pPr>
        <w:spacing w:line="480" w:lineRule="auto"/>
        <w:rPr>
          <w:del w:id="55" w:author="Siperstein, Alden" w:date="2023-04-19T19:00:00Z"/>
          <w:rFonts w:ascii="Times New Roman" w:hAnsi="Times New Roman" w:cs="Times New Roman"/>
        </w:rPr>
      </w:pPr>
      <w:del w:id="56" w:author="Siperstein, Alden" w:date="2023-04-19T19:00:00Z">
        <w:r w:rsidDel="00211FEF">
          <w:rPr>
            <w:rFonts w:ascii="Times New Roman" w:hAnsi="Times New Roman" w:cs="Times New Roman"/>
          </w:rPr>
          <w:delText xml:space="preserve">Table S1: The number of female </w:delText>
        </w:r>
        <w:r w:rsidDel="00211FEF">
          <w:rPr>
            <w:rFonts w:ascii="Times New Roman" w:hAnsi="Times New Roman" w:cs="Times New Roman"/>
            <w:i/>
            <w:iCs/>
          </w:rPr>
          <w:delText xml:space="preserve">Culex </w:delText>
        </w:r>
        <w:r w:rsidDel="00211FEF">
          <w:rPr>
            <w:rFonts w:ascii="Times New Roman" w:hAnsi="Times New Roman" w:cs="Times New Roman"/>
          </w:rPr>
          <w:delText>mosquitoes by diapause status that were collected each month during each collection season. Note that “</w:delText>
        </w:r>
        <w:r w:rsidDel="00211FEF">
          <w:rPr>
            <w:rFonts w:ascii="Times New Roman" w:hAnsi="Times New Roman" w:cs="Times New Roman"/>
            <w:i/>
            <w:iCs/>
          </w:rPr>
          <w:delText>D</w:delText>
        </w:r>
        <w:r w:rsidDel="00211FEF">
          <w:rPr>
            <w:rFonts w:ascii="Times New Roman" w:hAnsi="Times New Roman" w:cs="Times New Roman"/>
          </w:rPr>
          <w:delText>” refers to diapausing, “</w:delText>
        </w:r>
        <w:r w:rsidRPr="00057198" w:rsidDel="00211FEF">
          <w:rPr>
            <w:rFonts w:ascii="Times New Roman" w:hAnsi="Times New Roman" w:cs="Times New Roman"/>
            <w:i/>
            <w:iCs/>
          </w:rPr>
          <w:delText>N</w:delText>
        </w:r>
        <w:r w:rsidRPr="006A6F31" w:rsidDel="00211FEF">
          <w:rPr>
            <w:rFonts w:ascii="Times New Roman" w:hAnsi="Times New Roman" w:cs="Times New Roman"/>
            <w:i/>
            <w:iCs/>
          </w:rPr>
          <w:delText>D</w:delText>
        </w:r>
        <w:r w:rsidDel="00211FEF">
          <w:rPr>
            <w:rFonts w:ascii="Times New Roman" w:hAnsi="Times New Roman" w:cs="Times New Roman"/>
          </w:rPr>
          <w:delText>” refers to non-diapausing, “</w:delText>
        </w:r>
        <w:r w:rsidDel="00211FEF">
          <w:rPr>
            <w:rFonts w:ascii="Times New Roman" w:hAnsi="Times New Roman" w:cs="Times New Roman"/>
            <w:i/>
            <w:iCs/>
          </w:rPr>
          <w:delText>Int.</w:delText>
        </w:r>
        <w:r w:rsidDel="00211FEF">
          <w:rPr>
            <w:rFonts w:ascii="Times New Roman" w:hAnsi="Times New Roman" w:cs="Times New Roman"/>
          </w:rPr>
          <w:delText>” refers to intermediate, and “</w:delText>
        </w:r>
        <w:r w:rsidDel="00211FEF">
          <w:rPr>
            <w:rFonts w:ascii="Times New Roman" w:hAnsi="Times New Roman" w:cs="Times New Roman"/>
            <w:i/>
            <w:iCs/>
          </w:rPr>
          <w:delText>Undis.</w:delText>
        </w:r>
        <w:r w:rsidDel="00211FEF">
          <w:rPr>
            <w:rFonts w:ascii="Times New Roman" w:hAnsi="Times New Roman" w:cs="Times New Roman"/>
          </w:rPr>
          <w:delText>” refers to undissected mosquito sample</w:delText>
        </w:r>
      </w:del>
      <w:ins w:id="57" w:author="Meuti, Megan" w:date="2023-04-19T12:57:00Z">
        <w:del w:id="58" w:author="Siperstein, Alden" w:date="2023-04-19T19:00:00Z">
          <w:r w:rsidR="00063148" w:rsidDel="00211FEF">
            <w:rPr>
              <w:rFonts w:ascii="Times New Roman" w:hAnsi="Times New Roman" w:cs="Times New Roman"/>
            </w:rPr>
            <w:delText>s</w:delText>
          </w:r>
        </w:del>
      </w:ins>
      <w:del w:id="59" w:author="Siperstein, Alden" w:date="2023-04-19T19:00:00Z">
        <w:r w:rsidDel="00211FEF">
          <w:rPr>
            <w:rFonts w:ascii="Times New Roman" w:hAnsi="Times New Roman" w:cs="Times New Roman"/>
          </w:rPr>
          <w:delText>.</w:delText>
        </w:r>
      </w:del>
    </w:p>
    <w:p w14:paraId="4ED86AC4" w14:textId="0EA3FD21" w:rsidR="00FC6451" w:rsidRDefault="003812E3" w:rsidP="00A558E1">
      <w:pPr>
        <w:spacing w:line="480" w:lineRule="auto"/>
        <w:rPr>
          <w:rFonts w:ascii="Times New Roman" w:hAnsi="Times New Roman" w:cs="Times New Roman"/>
        </w:rPr>
      </w:pPr>
      <w:r>
        <w:rPr>
          <w:rFonts w:ascii="Times New Roman" w:hAnsi="Times New Roman" w:cs="Times New Roman"/>
          <w:noProof/>
        </w:rPr>
        <w:drawing>
          <wp:inline distT="0" distB="0" distL="0" distR="0" wp14:anchorId="78C21E3E" wp14:editId="40E1D8CB">
            <wp:extent cx="5029200" cy="3131820"/>
            <wp:effectExtent l="0" t="0" r="0" b="0"/>
            <wp:docPr id="1374209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189" t="5754" r="8087" b="53472"/>
                    <a:stretch/>
                  </pic:blipFill>
                  <pic:spPr bwMode="auto">
                    <a:xfrm>
                      <a:off x="0" y="0"/>
                      <a:ext cx="502920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5B4EE4BA" w14:textId="6716085C" w:rsidR="00C13273" w:rsidRDefault="00C13273" w:rsidP="00A558E1">
      <w:pPr>
        <w:spacing w:line="480" w:lineRule="auto"/>
        <w:rPr>
          <w:rFonts w:ascii="Times New Roman" w:hAnsi="Times New Roman" w:cs="Times New Roman"/>
        </w:rPr>
      </w:pPr>
      <w:r>
        <w:rPr>
          <w:rFonts w:ascii="Times New Roman" w:hAnsi="Times New Roman" w:cs="Times New Roman"/>
        </w:rPr>
        <w:t>Table S</w:t>
      </w:r>
      <w:r w:rsidR="00515A08">
        <w:rPr>
          <w:rFonts w:ascii="Times New Roman" w:hAnsi="Times New Roman" w:cs="Times New Roman"/>
        </w:rPr>
        <w:t>2</w:t>
      </w:r>
      <w:r>
        <w:rPr>
          <w:rFonts w:ascii="Times New Roman" w:hAnsi="Times New Roman" w:cs="Times New Roman"/>
        </w:rPr>
        <w:t xml:space="preserve">: </w:t>
      </w:r>
      <w:r w:rsidR="00DF5B68" w:rsidRPr="00BC7C3A">
        <w:rPr>
          <w:rFonts w:ascii="Times New Roman" w:hAnsi="Times New Roman" w:cs="Times New Roman"/>
        </w:rPr>
        <w:t xml:space="preserve">The number of </w:t>
      </w:r>
      <w:r w:rsidR="00DF5B68">
        <w:rPr>
          <w:rFonts w:ascii="Times New Roman" w:hAnsi="Times New Roman" w:cs="Times New Roman"/>
        </w:rPr>
        <w:t>non-</w:t>
      </w:r>
      <w:r w:rsidR="00DF5B68" w:rsidRPr="00BC7C3A">
        <w:rPr>
          <w:rFonts w:ascii="Times New Roman" w:hAnsi="Times New Roman" w:cs="Times New Roman"/>
          <w:i/>
          <w:iCs/>
        </w:rPr>
        <w:t xml:space="preserve">Culex </w:t>
      </w:r>
      <w:r w:rsidR="00DF5B68" w:rsidRPr="00BC7C3A">
        <w:rPr>
          <w:rFonts w:ascii="Times New Roman" w:hAnsi="Times New Roman" w:cs="Times New Roman"/>
        </w:rPr>
        <w:t xml:space="preserve">mosquitoes by species that were collected using </w:t>
      </w:r>
      <w:r w:rsidR="00DF5B68">
        <w:rPr>
          <w:rFonts w:ascii="Times New Roman" w:hAnsi="Times New Roman" w:cs="Times New Roman"/>
        </w:rPr>
        <w:t>the four most effective</w:t>
      </w:r>
      <w:r w:rsidR="00DF5B68" w:rsidRPr="00BC7C3A">
        <w:rPr>
          <w:rFonts w:ascii="Times New Roman" w:hAnsi="Times New Roman" w:cs="Times New Roman"/>
        </w:rPr>
        <w:t xml:space="preserve"> collection techniques across each season.</w:t>
      </w:r>
      <w:r w:rsidR="00DF5B68">
        <w:rPr>
          <w:rFonts w:ascii="Times New Roman" w:hAnsi="Times New Roman" w:cs="Times New Roman"/>
        </w:rPr>
        <w:t xml:space="preserve"> Note that our only </w:t>
      </w:r>
      <w:proofErr w:type="spellStart"/>
      <w:r w:rsidR="00DF5B68" w:rsidRPr="00DF5B68">
        <w:rPr>
          <w:rFonts w:ascii="Times New Roman" w:hAnsi="Times New Roman" w:cs="Times New Roman"/>
          <w:i/>
          <w:iCs/>
        </w:rPr>
        <w:t>Coqu</w:t>
      </w:r>
      <w:r w:rsidR="00DF5B68">
        <w:rPr>
          <w:rFonts w:ascii="Times New Roman" w:hAnsi="Times New Roman" w:cs="Times New Roman"/>
          <w:i/>
          <w:iCs/>
        </w:rPr>
        <w:t>i</w:t>
      </w:r>
      <w:r w:rsidR="00DF5B68" w:rsidRPr="00DF5B68">
        <w:rPr>
          <w:rFonts w:ascii="Times New Roman" w:hAnsi="Times New Roman" w:cs="Times New Roman"/>
          <w:i/>
          <w:iCs/>
        </w:rPr>
        <w:t>ll</w:t>
      </w:r>
      <w:r w:rsidR="00DF5B68">
        <w:rPr>
          <w:rFonts w:ascii="Times New Roman" w:hAnsi="Times New Roman" w:cs="Times New Roman"/>
          <w:i/>
          <w:iCs/>
        </w:rPr>
        <w:t>e</w:t>
      </w:r>
      <w:r w:rsidR="00DF5B68" w:rsidRPr="00DF5B68">
        <w:rPr>
          <w:rFonts w:ascii="Times New Roman" w:hAnsi="Times New Roman" w:cs="Times New Roman"/>
          <w:i/>
          <w:iCs/>
        </w:rPr>
        <w:t>ttidia</w:t>
      </w:r>
      <w:proofErr w:type="spellEnd"/>
      <w:r w:rsidR="00DF5B68" w:rsidRPr="00DF5B68">
        <w:rPr>
          <w:rFonts w:ascii="Times New Roman" w:hAnsi="Times New Roman" w:cs="Times New Roman"/>
          <w:i/>
          <w:iCs/>
        </w:rPr>
        <w:t xml:space="preserve"> </w:t>
      </w:r>
      <w:proofErr w:type="spellStart"/>
      <w:r w:rsidR="00DF5B68" w:rsidRPr="00DF5B68">
        <w:rPr>
          <w:rFonts w:ascii="Times New Roman" w:hAnsi="Times New Roman" w:cs="Times New Roman"/>
          <w:i/>
          <w:iCs/>
        </w:rPr>
        <w:t>perturbans</w:t>
      </w:r>
      <w:proofErr w:type="spellEnd"/>
      <w:r w:rsidR="00DF5B68">
        <w:rPr>
          <w:rFonts w:ascii="Times New Roman" w:hAnsi="Times New Roman" w:cs="Times New Roman"/>
          <w:i/>
          <w:iCs/>
        </w:rPr>
        <w:t xml:space="preserve"> </w:t>
      </w:r>
      <w:r w:rsidR="00DF5B68">
        <w:rPr>
          <w:rFonts w:ascii="Times New Roman" w:hAnsi="Times New Roman" w:cs="Times New Roman"/>
        </w:rPr>
        <w:t xml:space="preserve">sample was collected from a resting trap on May </w:t>
      </w:r>
      <w:r w:rsidR="00EF27D5">
        <w:rPr>
          <w:rFonts w:ascii="Times New Roman" w:hAnsi="Times New Roman" w:cs="Times New Roman"/>
        </w:rPr>
        <w:t>16</w:t>
      </w:r>
      <w:r w:rsidR="00EF27D5" w:rsidRPr="00EF27D5">
        <w:rPr>
          <w:rFonts w:ascii="Times New Roman" w:hAnsi="Times New Roman" w:cs="Times New Roman"/>
          <w:vertAlign w:val="superscript"/>
        </w:rPr>
        <w:t>th</w:t>
      </w:r>
      <w:r w:rsidR="003F7AD5">
        <w:rPr>
          <w:rFonts w:ascii="Times New Roman" w:hAnsi="Times New Roman" w:cs="Times New Roman"/>
        </w:rPr>
        <w:t xml:space="preserve">, </w:t>
      </w:r>
      <w:r w:rsidR="00DF5B68">
        <w:rPr>
          <w:rFonts w:ascii="Times New Roman" w:hAnsi="Times New Roman" w:cs="Times New Roman"/>
        </w:rPr>
        <w:t>2021</w:t>
      </w:r>
      <w:r w:rsidR="003F7AD5">
        <w:rPr>
          <w:rFonts w:ascii="Times New Roman" w:hAnsi="Times New Roman" w:cs="Times New Roman"/>
        </w:rPr>
        <w:t>.</w:t>
      </w:r>
    </w:p>
    <w:p w14:paraId="106927AF" w14:textId="6A3F0987" w:rsidR="00FC6451" w:rsidRPr="00DF5B68" w:rsidRDefault="003812E3" w:rsidP="00A558E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6961825" wp14:editId="0B45818D">
            <wp:extent cx="2499360" cy="4137660"/>
            <wp:effectExtent l="0" t="0" r="0" b="0"/>
            <wp:docPr id="683644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020" t="7242" r="42874" b="38888"/>
                    <a:stretch/>
                  </pic:blipFill>
                  <pic:spPr bwMode="auto">
                    <a:xfrm>
                      <a:off x="0" y="0"/>
                      <a:ext cx="2499360" cy="4137660"/>
                    </a:xfrm>
                    <a:prstGeom prst="rect">
                      <a:avLst/>
                    </a:prstGeom>
                    <a:noFill/>
                    <a:ln>
                      <a:noFill/>
                    </a:ln>
                    <a:extLst>
                      <a:ext uri="{53640926-AAD7-44D8-BBD7-CCE9431645EC}">
                        <a14:shadowObscured xmlns:a14="http://schemas.microsoft.com/office/drawing/2010/main"/>
                      </a:ext>
                    </a:extLst>
                  </pic:spPr>
                </pic:pic>
              </a:graphicData>
            </a:graphic>
          </wp:inline>
        </w:drawing>
      </w:r>
    </w:p>
    <w:p w14:paraId="0B606D70" w14:textId="7E60BA6C" w:rsidR="00643674" w:rsidRDefault="00924869" w:rsidP="00924869">
      <w:pPr>
        <w:spacing w:line="480" w:lineRule="auto"/>
        <w:rPr>
          <w:rFonts w:ascii="Times New Roman" w:hAnsi="Times New Roman" w:cs="Times New Roman"/>
        </w:rPr>
      </w:pPr>
      <w:r w:rsidRPr="00BC7C3A">
        <w:rPr>
          <w:rFonts w:ascii="Times New Roman" w:hAnsi="Times New Roman" w:cs="Times New Roman"/>
        </w:rPr>
        <w:t xml:space="preserve">Table </w:t>
      </w:r>
      <w:r w:rsidR="004776AF" w:rsidRPr="00BC7C3A">
        <w:rPr>
          <w:rFonts w:ascii="Times New Roman" w:hAnsi="Times New Roman" w:cs="Times New Roman"/>
        </w:rPr>
        <w:t>S</w:t>
      </w:r>
      <w:r w:rsidR="004776AF">
        <w:rPr>
          <w:rFonts w:ascii="Times New Roman" w:hAnsi="Times New Roman" w:cs="Times New Roman"/>
        </w:rPr>
        <w:t>3</w:t>
      </w:r>
      <w:r w:rsidRPr="00BC7C3A">
        <w:rPr>
          <w:rFonts w:ascii="Times New Roman" w:hAnsi="Times New Roman" w:cs="Times New Roman"/>
        </w:rPr>
        <w:t xml:space="preserve">. Numbers of </w:t>
      </w:r>
      <w:r w:rsidR="0096078D">
        <w:rPr>
          <w:rFonts w:ascii="Times New Roman" w:hAnsi="Times New Roman" w:cs="Times New Roman"/>
        </w:rPr>
        <w:t xml:space="preserve">mosquitoes within </w:t>
      </w:r>
      <w:r w:rsidRPr="00BC7C3A">
        <w:rPr>
          <w:rFonts w:ascii="Times New Roman" w:hAnsi="Times New Roman" w:cs="Times New Roman"/>
        </w:rPr>
        <w:t>each gen</w:t>
      </w:r>
      <w:r w:rsidR="0096078D">
        <w:rPr>
          <w:rFonts w:ascii="Times New Roman" w:hAnsi="Times New Roman" w:cs="Times New Roman"/>
        </w:rPr>
        <w:t>us</w:t>
      </w:r>
      <w:r w:rsidRPr="00BC7C3A">
        <w:rPr>
          <w:rFonts w:ascii="Times New Roman" w:hAnsi="Times New Roman" w:cs="Times New Roman"/>
        </w:rPr>
        <w:t xml:space="preserve"> collected from different traps during the Fall 2021 to Spring 2022 Collection Season</w:t>
      </w:r>
      <w:r w:rsidR="0096078D">
        <w:rPr>
          <w:rFonts w:ascii="Times New Roman" w:hAnsi="Times New Roman" w:cs="Times New Roman"/>
        </w:rPr>
        <w:t xml:space="preserve"> highlighting that different collection techniques are effective in collecting different mosquito genera</w:t>
      </w:r>
      <w:r w:rsidRPr="00A6502B">
        <w:rPr>
          <w:rFonts w:ascii="Times New Roman" w:hAnsi="Times New Roman" w:cs="Times New Roman"/>
        </w:rPr>
        <w:t xml:space="preserve">. </w:t>
      </w:r>
      <w:r w:rsidR="0096078D">
        <w:rPr>
          <w:rFonts w:ascii="Times New Roman" w:hAnsi="Times New Roman" w:cs="Times New Roman"/>
        </w:rPr>
        <w:t xml:space="preserve">Note that not all mosquitoes that were collected </w:t>
      </w:r>
      <w:r w:rsidR="004776AF">
        <w:rPr>
          <w:rFonts w:ascii="Times New Roman" w:hAnsi="Times New Roman" w:cs="Times New Roman"/>
        </w:rPr>
        <w:t>on October 14</w:t>
      </w:r>
      <w:r w:rsidR="00EF27D5" w:rsidRPr="00EF27D5">
        <w:rPr>
          <w:rFonts w:ascii="Times New Roman" w:hAnsi="Times New Roman" w:cs="Times New Roman"/>
          <w:vertAlign w:val="superscript"/>
        </w:rPr>
        <w:t>th</w:t>
      </w:r>
      <w:r w:rsidR="004776AF">
        <w:rPr>
          <w:rFonts w:ascii="Times New Roman" w:hAnsi="Times New Roman" w:cs="Times New Roman"/>
        </w:rPr>
        <w:t xml:space="preserve"> &amp; 21</w:t>
      </w:r>
      <w:r w:rsidR="00EF27D5" w:rsidRPr="00EF27D5">
        <w:rPr>
          <w:rFonts w:ascii="Times New Roman" w:hAnsi="Times New Roman" w:cs="Times New Roman"/>
          <w:vertAlign w:val="superscript"/>
        </w:rPr>
        <w:t>st</w:t>
      </w:r>
      <w:r w:rsidR="00EF27D5">
        <w:rPr>
          <w:rFonts w:ascii="Times New Roman" w:hAnsi="Times New Roman" w:cs="Times New Roman"/>
        </w:rPr>
        <w:t>,</w:t>
      </w:r>
      <w:r w:rsidR="004776AF">
        <w:rPr>
          <w:rFonts w:ascii="Times New Roman" w:hAnsi="Times New Roman" w:cs="Times New Roman"/>
        </w:rPr>
        <w:t xml:space="preserve"> 2021</w:t>
      </w:r>
      <w:r w:rsidR="0096078D">
        <w:rPr>
          <w:rFonts w:ascii="Times New Roman" w:hAnsi="Times New Roman" w:cs="Times New Roman"/>
        </w:rPr>
        <w:t xml:space="preserve"> were identified to genus; during these two collection weeks,</w:t>
      </w:r>
      <w:r w:rsidR="00A558E1">
        <w:rPr>
          <w:rFonts w:ascii="Times New Roman" w:hAnsi="Times New Roman" w:cs="Times New Roman"/>
        </w:rPr>
        <w:t xml:space="preserve"> </w:t>
      </w:r>
      <w:proofErr w:type="spellStart"/>
      <w:r w:rsidR="00A558E1">
        <w:rPr>
          <w:rFonts w:ascii="Times New Roman" w:hAnsi="Times New Roman" w:cs="Times New Roman"/>
          <w:i/>
          <w:iCs/>
        </w:rPr>
        <w:t>Psorophora</w:t>
      </w:r>
      <w:proofErr w:type="spellEnd"/>
      <w:r w:rsidR="00A558E1">
        <w:rPr>
          <w:rFonts w:ascii="Times New Roman" w:hAnsi="Times New Roman" w:cs="Times New Roman"/>
          <w:i/>
          <w:iCs/>
        </w:rPr>
        <w:t xml:space="preserve"> </w:t>
      </w:r>
      <w:r w:rsidR="00A558E1">
        <w:rPr>
          <w:rFonts w:ascii="Times New Roman" w:hAnsi="Times New Roman" w:cs="Times New Roman"/>
        </w:rPr>
        <w:t xml:space="preserve">and </w:t>
      </w:r>
      <w:r w:rsidR="00A558E1">
        <w:rPr>
          <w:rFonts w:ascii="Times New Roman" w:hAnsi="Times New Roman" w:cs="Times New Roman"/>
          <w:i/>
          <w:iCs/>
        </w:rPr>
        <w:t>Aedes</w:t>
      </w:r>
      <w:r w:rsidR="00A558E1">
        <w:rPr>
          <w:rFonts w:ascii="Times New Roman" w:hAnsi="Times New Roman" w:cs="Times New Roman"/>
        </w:rPr>
        <w:t xml:space="preserve"> were grouped together. Due to frequency trends of these genera, we assumed all samples were </w:t>
      </w:r>
      <w:r w:rsidR="00A558E1">
        <w:rPr>
          <w:rFonts w:ascii="Times New Roman" w:hAnsi="Times New Roman" w:cs="Times New Roman"/>
          <w:i/>
          <w:iCs/>
        </w:rPr>
        <w:t>Aedes</w:t>
      </w:r>
      <w:r w:rsidR="00A558E1">
        <w:rPr>
          <w:rFonts w:ascii="Times New Roman" w:hAnsi="Times New Roman" w:cs="Times New Roman"/>
        </w:rPr>
        <w:t>,</w:t>
      </w:r>
      <w:r w:rsidR="0096078D">
        <w:rPr>
          <w:rFonts w:ascii="Times New Roman" w:hAnsi="Times New Roman" w:cs="Times New Roman"/>
        </w:rPr>
        <w:t xml:space="preserve"> although some </w:t>
      </w:r>
      <w:proofErr w:type="spellStart"/>
      <w:r w:rsidR="0096078D">
        <w:rPr>
          <w:rFonts w:ascii="Times New Roman" w:hAnsi="Times New Roman" w:cs="Times New Roman"/>
          <w:i/>
          <w:iCs/>
        </w:rPr>
        <w:t>Psorophora</w:t>
      </w:r>
      <w:proofErr w:type="spellEnd"/>
      <w:r w:rsidR="0096078D">
        <w:rPr>
          <w:rFonts w:ascii="Times New Roman" w:hAnsi="Times New Roman" w:cs="Times New Roman"/>
          <w:i/>
          <w:iCs/>
        </w:rPr>
        <w:t xml:space="preserve"> </w:t>
      </w:r>
      <w:r w:rsidR="0096078D">
        <w:rPr>
          <w:rFonts w:ascii="Times New Roman" w:hAnsi="Times New Roman" w:cs="Times New Roman"/>
        </w:rPr>
        <w:t>could have been collected</w:t>
      </w:r>
      <w:r w:rsidR="00A558E1">
        <w:rPr>
          <w:rFonts w:ascii="Times New Roman" w:hAnsi="Times New Roman" w:cs="Times New Roman"/>
        </w:rPr>
        <w:t>. Therefore,</w:t>
      </w:r>
      <w:r w:rsidRPr="00A6502B">
        <w:rPr>
          <w:rFonts w:ascii="Times New Roman" w:hAnsi="Times New Roman" w:cs="Times New Roman"/>
        </w:rPr>
        <w:t xml:space="preserve"> the numbers of </w:t>
      </w:r>
      <w:proofErr w:type="spellStart"/>
      <w:r w:rsidRPr="00A6502B">
        <w:rPr>
          <w:rFonts w:ascii="Times New Roman" w:hAnsi="Times New Roman" w:cs="Times New Roman"/>
          <w:i/>
          <w:iCs/>
        </w:rPr>
        <w:t>Psorophora</w:t>
      </w:r>
      <w:proofErr w:type="spellEnd"/>
      <w:r w:rsidRPr="00A6502B">
        <w:rPr>
          <w:rFonts w:ascii="Times New Roman" w:hAnsi="Times New Roman" w:cs="Times New Roman"/>
          <w:i/>
          <w:iCs/>
        </w:rPr>
        <w:t xml:space="preserve"> </w:t>
      </w:r>
      <w:r w:rsidRPr="00A6502B">
        <w:rPr>
          <w:rFonts w:ascii="Times New Roman" w:hAnsi="Times New Roman" w:cs="Times New Roman"/>
        </w:rPr>
        <w:t xml:space="preserve">and </w:t>
      </w:r>
      <w:r w:rsidRPr="00A6502B">
        <w:rPr>
          <w:rFonts w:ascii="Times New Roman" w:hAnsi="Times New Roman" w:cs="Times New Roman"/>
          <w:i/>
          <w:iCs/>
        </w:rPr>
        <w:t xml:space="preserve">Aedes </w:t>
      </w:r>
      <w:r w:rsidRPr="00A6502B">
        <w:rPr>
          <w:rFonts w:ascii="Times New Roman" w:hAnsi="Times New Roman" w:cs="Times New Roman"/>
        </w:rPr>
        <w:t>collected from BG Sentinel traps may slightly over-</w:t>
      </w:r>
      <w:r w:rsidR="0096078D">
        <w:rPr>
          <w:rFonts w:ascii="Times New Roman" w:hAnsi="Times New Roman" w:cs="Times New Roman"/>
        </w:rPr>
        <w:t xml:space="preserve">estimate the number of </w:t>
      </w:r>
      <w:r w:rsidRPr="00A6502B">
        <w:rPr>
          <w:rFonts w:ascii="Times New Roman" w:hAnsi="Times New Roman" w:cs="Times New Roman"/>
          <w:i/>
          <w:iCs/>
        </w:rPr>
        <w:t xml:space="preserve">Aedes </w:t>
      </w:r>
      <w:r w:rsidRPr="00A6502B">
        <w:rPr>
          <w:rFonts w:ascii="Times New Roman" w:hAnsi="Times New Roman" w:cs="Times New Roman"/>
        </w:rPr>
        <w:t>and under</w:t>
      </w:r>
      <w:r w:rsidR="0096078D">
        <w:rPr>
          <w:rFonts w:ascii="Times New Roman" w:hAnsi="Times New Roman" w:cs="Times New Roman"/>
        </w:rPr>
        <w:t>-estimate the number of</w:t>
      </w:r>
      <w:r w:rsidRPr="00A6502B">
        <w:rPr>
          <w:rFonts w:ascii="Times New Roman" w:hAnsi="Times New Roman" w:cs="Times New Roman"/>
        </w:rPr>
        <w:t xml:space="preserve"> </w:t>
      </w:r>
      <w:proofErr w:type="spellStart"/>
      <w:r w:rsidRPr="00A6502B">
        <w:rPr>
          <w:rFonts w:ascii="Times New Roman" w:hAnsi="Times New Roman" w:cs="Times New Roman"/>
          <w:i/>
          <w:iCs/>
        </w:rPr>
        <w:t>Psorophora</w:t>
      </w:r>
      <w:proofErr w:type="spellEnd"/>
      <w:r w:rsidRPr="00A6502B">
        <w:rPr>
          <w:rFonts w:ascii="Times New Roman" w:hAnsi="Times New Roman" w:cs="Times New Roman"/>
        </w:rPr>
        <w:t>.</w:t>
      </w:r>
    </w:p>
    <w:p w14:paraId="7720659F" w14:textId="1F879B4C" w:rsidR="00FC6451" w:rsidRDefault="003812E3" w:rsidP="00924869">
      <w:pPr>
        <w:spacing w:line="480" w:lineRule="auto"/>
        <w:rPr>
          <w:rFonts w:ascii="Times New Roman" w:hAnsi="Times New Roman" w:cs="Times New Roman"/>
          <w:vertAlign w:val="superscript"/>
        </w:rPr>
      </w:pPr>
      <w:r>
        <w:rPr>
          <w:rFonts w:ascii="Times New Roman" w:hAnsi="Times New Roman" w:cs="Times New Roman"/>
          <w:noProof/>
        </w:rPr>
        <w:lastRenderedPageBreak/>
        <w:drawing>
          <wp:inline distT="0" distB="0" distL="0" distR="0" wp14:anchorId="3EF731FA" wp14:editId="0A8089C8">
            <wp:extent cx="5128260" cy="1508760"/>
            <wp:effectExtent l="0" t="0" r="0" b="0"/>
            <wp:docPr id="1762821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931" t="5655" r="6676" b="74702"/>
                    <a:stretch/>
                  </pic:blipFill>
                  <pic:spPr bwMode="auto">
                    <a:xfrm>
                      <a:off x="0" y="0"/>
                      <a:ext cx="5128260" cy="1508760"/>
                    </a:xfrm>
                    <a:prstGeom prst="rect">
                      <a:avLst/>
                    </a:prstGeom>
                    <a:noFill/>
                    <a:ln>
                      <a:noFill/>
                    </a:ln>
                    <a:extLst>
                      <a:ext uri="{53640926-AAD7-44D8-BBD7-CCE9431645EC}">
                        <a14:shadowObscured xmlns:a14="http://schemas.microsoft.com/office/drawing/2010/main"/>
                      </a:ext>
                    </a:extLst>
                  </pic:spPr>
                </pic:pic>
              </a:graphicData>
            </a:graphic>
          </wp:inline>
        </w:drawing>
      </w:r>
    </w:p>
    <w:p w14:paraId="17E08C2F" w14:textId="5A983EE5" w:rsidR="00515A08" w:rsidRPr="00BC7C3A" w:rsidRDefault="00515A08" w:rsidP="00924869">
      <w:pPr>
        <w:spacing w:line="480" w:lineRule="auto"/>
        <w:rPr>
          <w:rFonts w:ascii="Times New Roman" w:hAnsi="Times New Roman" w:cs="Times New Roman"/>
        </w:rPr>
      </w:pPr>
      <w:r w:rsidRPr="00B87716">
        <w:rPr>
          <w:rFonts w:ascii="Times New Roman" w:hAnsi="Times New Roman" w:cs="Times New Roman"/>
        </w:rPr>
        <w:t>Table S</w:t>
      </w:r>
      <w:r>
        <w:rPr>
          <w:rFonts w:ascii="Times New Roman" w:hAnsi="Times New Roman" w:cs="Times New Roman"/>
        </w:rPr>
        <w:t>4</w:t>
      </w:r>
      <w:r w:rsidRPr="00B87716">
        <w:rPr>
          <w:rFonts w:ascii="Times New Roman" w:hAnsi="Times New Roman" w:cs="Times New Roman"/>
        </w:rPr>
        <w:t xml:space="preserve">: </w:t>
      </w:r>
      <w:r w:rsidRPr="00F1603F">
        <w:rPr>
          <w:rFonts w:ascii="Times New Roman" w:hAnsi="Times New Roman" w:cs="Times New Roman"/>
        </w:rPr>
        <w:t>Dates when</w:t>
      </w:r>
      <w:r>
        <w:rPr>
          <w:rFonts w:ascii="Times New Roman" w:hAnsi="Times New Roman" w:cs="Times New Roman"/>
        </w:rPr>
        <w:t xml:space="preserve"> the last and first adult and blood</w:t>
      </w:r>
      <w:r w:rsidR="006A6F31">
        <w:rPr>
          <w:rFonts w:ascii="Times New Roman" w:hAnsi="Times New Roman" w:cs="Times New Roman"/>
        </w:rPr>
        <w:t xml:space="preserve"> </w:t>
      </w:r>
      <w:r>
        <w:rPr>
          <w:rFonts w:ascii="Times New Roman" w:hAnsi="Times New Roman" w:cs="Times New Roman"/>
        </w:rPr>
        <w:t>fed</w:t>
      </w:r>
      <w:r w:rsidR="0096078D">
        <w:rPr>
          <w:rFonts w:ascii="Times New Roman" w:hAnsi="Times New Roman" w:cs="Times New Roman"/>
        </w:rPr>
        <w:t xml:space="preserve"> (BF)</w:t>
      </w:r>
      <w:r w:rsidRPr="00F1603F">
        <w:rPr>
          <w:rFonts w:ascii="Times New Roman" w:hAnsi="Times New Roman" w:cs="Times New Roman"/>
        </w:rPr>
        <w:t xml:space="preserve"> </w:t>
      </w:r>
      <w:r w:rsidRPr="00F1603F">
        <w:rPr>
          <w:rFonts w:ascii="Times New Roman" w:hAnsi="Times New Roman" w:cs="Times New Roman"/>
          <w:i/>
          <w:iCs/>
        </w:rPr>
        <w:t xml:space="preserve">Aedes </w:t>
      </w:r>
      <w:r w:rsidRPr="00F1603F">
        <w:rPr>
          <w:rFonts w:ascii="Times New Roman" w:hAnsi="Times New Roman" w:cs="Times New Roman"/>
        </w:rPr>
        <w:t>mosquitoes were collected</w:t>
      </w:r>
      <w:r>
        <w:rPr>
          <w:rFonts w:ascii="Times New Roman" w:hAnsi="Times New Roman" w:cs="Times New Roman"/>
        </w:rPr>
        <w:t xml:space="preserve"> </w:t>
      </w:r>
      <w:r w:rsidR="0096078D">
        <w:rPr>
          <w:rFonts w:ascii="Times New Roman" w:hAnsi="Times New Roman" w:cs="Times New Roman"/>
        </w:rPr>
        <w:t xml:space="preserve">during each </w:t>
      </w:r>
      <w:r>
        <w:rPr>
          <w:rFonts w:ascii="Times New Roman" w:hAnsi="Times New Roman" w:cs="Times New Roman"/>
        </w:rPr>
        <w:t>collection season</w:t>
      </w:r>
      <w:r w:rsidRPr="00F1603F">
        <w:rPr>
          <w:rFonts w:ascii="Times New Roman" w:hAnsi="Times New Roman" w:cs="Times New Roman"/>
        </w:rPr>
        <w:t>.</w:t>
      </w:r>
    </w:p>
    <w:p w14:paraId="48049C89" w14:textId="60BA3D4E" w:rsidR="00515A08" w:rsidRPr="00BC7C3A" w:rsidRDefault="00515A08" w:rsidP="00924869">
      <w:pPr>
        <w:spacing w:line="480" w:lineRule="auto"/>
        <w:rPr>
          <w:rFonts w:ascii="Times New Roman" w:hAnsi="Times New Roman" w:cs="Times New Roman"/>
        </w:rPr>
      </w:pPr>
    </w:p>
    <w:sectPr w:rsidR="00515A08" w:rsidRPr="00BC7C3A" w:rsidSect="0061203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uti, Megan" w:date="2023-04-19T14:39:00Z" w:initials="MM">
    <w:p w14:paraId="1F4916EE" w14:textId="77777777" w:rsidR="00C65930" w:rsidRDefault="00C65930">
      <w:pPr>
        <w:pStyle w:val="CommentText"/>
      </w:pPr>
      <w:r>
        <w:rPr>
          <w:rStyle w:val="CommentReference"/>
        </w:rPr>
        <w:annotationRef/>
      </w:r>
      <w:r>
        <w:t>Now that the text of the results are more streamlined and less complicated, it might be possible to move this information into the methods section proper. If so, I recommend we do it as having "Supplemental Methods" is a bit less common, especially in Parasites and Vectors.</w:t>
      </w:r>
    </w:p>
    <w:p w14:paraId="5201587D" w14:textId="77777777" w:rsidR="00C65930" w:rsidRDefault="00C65930">
      <w:pPr>
        <w:pStyle w:val="CommentText"/>
      </w:pPr>
    </w:p>
    <w:p w14:paraId="5AF3995B" w14:textId="77777777" w:rsidR="00C65930" w:rsidRDefault="00C65930" w:rsidP="00E71C4F">
      <w:pPr>
        <w:pStyle w:val="CommentText"/>
      </w:pPr>
      <w:r>
        <w:t>If possible, you could also add the above section too, but I'd priortize this one because it is more different than the methods that we are already describing.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F399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A7B8F" w16cex:dateUtc="2023-04-19T1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F3995B" w16cid:durableId="27EA7B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E1DA4" w14:textId="77777777" w:rsidR="003A7378" w:rsidRDefault="003A7378" w:rsidP="002963FD">
      <w:pPr>
        <w:spacing w:after="0" w:line="240" w:lineRule="auto"/>
      </w:pPr>
      <w:r>
        <w:separator/>
      </w:r>
    </w:p>
  </w:endnote>
  <w:endnote w:type="continuationSeparator" w:id="0">
    <w:p w14:paraId="086807C0" w14:textId="77777777" w:rsidR="003A7378" w:rsidRDefault="003A7378" w:rsidP="00296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17894" w14:textId="77777777" w:rsidR="003A7378" w:rsidRDefault="003A7378" w:rsidP="002963FD">
      <w:pPr>
        <w:spacing w:after="0" w:line="240" w:lineRule="auto"/>
      </w:pPr>
      <w:r>
        <w:separator/>
      </w:r>
    </w:p>
  </w:footnote>
  <w:footnote w:type="continuationSeparator" w:id="0">
    <w:p w14:paraId="74DE20B6" w14:textId="77777777" w:rsidR="003A7378" w:rsidRDefault="003A7378" w:rsidP="00296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F1E55"/>
    <w:multiLevelType w:val="hybridMultilevel"/>
    <w:tmpl w:val="BACE1250"/>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37AA3AC9"/>
    <w:multiLevelType w:val="hybridMultilevel"/>
    <w:tmpl w:val="258A70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CCC35BD"/>
    <w:multiLevelType w:val="hybridMultilevel"/>
    <w:tmpl w:val="258A7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9338117">
    <w:abstractNumId w:val="0"/>
  </w:num>
  <w:num w:numId="2" w16cid:durableId="227040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9715030">
    <w:abstractNumId w:val="2"/>
  </w:num>
  <w:num w:numId="4" w16cid:durableId="16801622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perstein, Alden">
    <w15:presenceInfo w15:providerId="AD" w15:userId="S::siperstein.1@buckeyemail.osu.edu::30ab280b-9ac8-462c-ab23-a28f729f791e"/>
  </w15:person>
  <w15:person w15:author="Meuti, Megan">
    <w15:presenceInfo w15:providerId="AD" w15:userId="S::meuti.1@osu.edu::5f3565c7-404c-45e1-a8ac-dbd4eeb070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A27"/>
    <w:rsid w:val="000007DA"/>
    <w:rsid w:val="00000D31"/>
    <w:rsid w:val="0000173B"/>
    <w:rsid w:val="00006B15"/>
    <w:rsid w:val="000119B8"/>
    <w:rsid w:val="00012171"/>
    <w:rsid w:val="00012967"/>
    <w:rsid w:val="00015975"/>
    <w:rsid w:val="00015D5A"/>
    <w:rsid w:val="00025FBF"/>
    <w:rsid w:val="0002751F"/>
    <w:rsid w:val="0003047E"/>
    <w:rsid w:val="00031624"/>
    <w:rsid w:val="00033B8D"/>
    <w:rsid w:val="00033D5E"/>
    <w:rsid w:val="0004167B"/>
    <w:rsid w:val="0004283B"/>
    <w:rsid w:val="00042F9B"/>
    <w:rsid w:val="0004439E"/>
    <w:rsid w:val="00051BF5"/>
    <w:rsid w:val="00053EED"/>
    <w:rsid w:val="00057198"/>
    <w:rsid w:val="00063148"/>
    <w:rsid w:val="0006315D"/>
    <w:rsid w:val="00064509"/>
    <w:rsid w:val="00065996"/>
    <w:rsid w:val="00065B86"/>
    <w:rsid w:val="00066126"/>
    <w:rsid w:val="00071478"/>
    <w:rsid w:val="00071B3A"/>
    <w:rsid w:val="0007302A"/>
    <w:rsid w:val="00073805"/>
    <w:rsid w:val="00074498"/>
    <w:rsid w:val="00076D18"/>
    <w:rsid w:val="0008027D"/>
    <w:rsid w:val="00080364"/>
    <w:rsid w:val="000861B3"/>
    <w:rsid w:val="00087F3D"/>
    <w:rsid w:val="00096BCB"/>
    <w:rsid w:val="000A006B"/>
    <w:rsid w:val="000A2474"/>
    <w:rsid w:val="000A7C00"/>
    <w:rsid w:val="000B0453"/>
    <w:rsid w:val="000B342B"/>
    <w:rsid w:val="000C0C11"/>
    <w:rsid w:val="000D1B31"/>
    <w:rsid w:val="000D3829"/>
    <w:rsid w:val="000D769C"/>
    <w:rsid w:val="000F3AA5"/>
    <w:rsid w:val="000F5924"/>
    <w:rsid w:val="00103C9B"/>
    <w:rsid w:val="0010738D"/>
    <w:rsid w:val="0010759B"/>
    <w:rsid w:val="0011067D"/>
    <w:rsid w:val="0011267F"/>
    <w:rsid w:val="00112C55"/>
    <w:rsid w:val="00117830"/>
    <w:rsid w:val="0012399F"/>
    <w:rsid w:val="00126407"/>
    <w:rsid w:val="00140FBF"/>
    <w:rsid w:val="00154482"/>
    <w:rsid w:val="00172E69"/>
    <w:rsid w:val="00174E20"/>
    <w:rsid w:val="00177871"/>
    <w:rsid w:val="00187C7D"/>
    <w:rsid w:val="0019325F"/>
    <w:rsid w:val="001A2A9C"/>
    <w:rsid w:val="001C416A"/>
    <w:rsid w:val="001C723A"/>
    <w:rsid w:val="001D10CD"/>
    <w:rsid w:val="001D6133"/>
    <w:rsid w:val="001D792C"/>
    <w:rsid w:val="001E02C9"/>
    <w:rsid w:val="001E045B"/>
    <w:rsid w:val="001E6A26"/>
    <w:rsid w:val="001F4034"/>
    <w:rsid w:val="001F5AC5"/>
    <w:rsid w:val="00205F74"/>
    <w:rsid w:val="00211FEF"/>
    <w:rsid w:val="002157A9"/>
    <w:rsid w:val="00216451"/>
    <w:rsid w:val="00222999"/>
    <w:rsid w:val="00225157"/>
    <w:rsid w:val="002251A0"/>
    <w:rsid w:val="0022714D"/>
    <w:rsid w:val="00236FFE"/>
    <w:rsid w:val="0024585B"/>
    <w:rsid w:val="00252E95"/>
    <w:rsid w:val="00256F47"/>
    <w:rsid w:val="002575D8"/>
    <w:rsid w:val="002652E2"/>
    <w:rsid w:val="00266148"/>
    <w:rsid w:val="00266652"/>
    <w:rsid w:val="002668F8"/>
    <w:rsid w:val="00272951"/>
    <w:rsid w:val="00291AC8"/>
    <w:rsid w:val="00293B9D"/>
    <w:rsid w:val="002963FD"/>
    <w:rsid w:val="002970C3"/>
    <w:rsid w:val="002A23A5"/>
    <w:rsid w:val="002A2700"/>
    <w:rsid w:val="002A773B"/>
    <w:rsid w:val="002C3585"/>
    <w:rsid w:val="002E1D25"/>
    <w:rsid w:val="002E6EFF"/>
    <w:rsid w:val="00300BDC"/>
    <w:rsid w:val="00304434"/>
    <w:rsid w:val="00310DEF"/>
    <w:rsid w:val="00322BED"/>
    <w:rsid w:val="0032433A"/>
    <w:rsid w:val="00325F24"/>
    <w:rsid w:val="00330BD0"/>
    <w:rsid w:val="003344F4"/>
    <w:rsid w:val="003405AE"/>
    <w:rsid w:val="00344F6F"/>
    <w:rsid w:val="003475B2"/>
    <w:rsid w:val="003506AE"/>
    <w:rsid w:val="003549D2"/>
    <w:rsid w:val="00365B01"/>
    <w:rsid w:val="00370747"/>
    <w:rsid w:val="00371DE0"/>
    <w:rsid w:val="00374FB3"/>
    <w:rsid w:val="003812E3"/>
    <w:rsid w:val="00381817"/>
    <w:rsid w:val="00382835"/>
    <w:rsid w:val="00384403"/>
    <w:rsid w:val="0038449E"/>
    <w:rsid w:val="00385215"/>
    <w:rsid w:val="00393583"/>
    <w:rsid w:val="0039746F"/>
    <w:rsid w:val="003A0079"/>
    <w:rsid w:val="003A5586"/>
    <w:rsid w:val="003A59FF"/>
    <w:rsid w:val="003A69EC"/>
    <w:rsid w:val="003A7378"/>
    <w:rsid w:val="003B060C"/>
    <w:rsid w:val="003B3D8B"/>
    <w:rsid w:val="003B588F"/>
    <w:rsid w:val="003B63D5"/>
    <w:rsid w:val="003C4CD6"/>
    <w:rsid w:val="003D2474"/>
    <w:rsid w:val="003D638E"/>
    <w:rsid w:val="003D7186"/>
    <w:rsid w:val="003D7BB4"/>
    <w:rsid w:val="003E4426"/>
    <w:rsid w:val="003E4B7D"/>
    <w:rsid w:val="003E7489"/>
    <w:rsid w:val="003F30A9"/>
    <w:rsid w:val="003F41D6"/>
    <w:rsid w:val="003F42DC"/>
    <w:rsid w:val="003F7AD5"/>
    <w:rsid w:val="004008AD"/>
    <w:rsid w:val="004016A2"/>
    <w:rsid w:val="00402D2B"/>
    <w:rsid w:val="00404FBD"/>
    <w:rsid w:val="00416C06"/>
    <w:rsid w:val="00423A8E"/>
    <w:rsid w:val="00426504"/>
    <w:rsid w:val="00432158"/>
    <w:rsid w:val="00435C7F"/>
    <w:rsid w:val="00441C36"/>
    <w:rsid w:val="00441D1A"/>
    <w:rsid w:val="00441EA6"/>
    <w:rsid w:val="0044212A"/>
    <w:rsid w:val="0044683B"/>
    <w:rsid w:val="00451EEF"/>
    <w:rsid w:val="00453C5F"/>
    <w:rsid w:val="0045496A"/>
    <w:rsid w:val="00460E9B"/>
    <w:rsid w:val="00467D16"/>
    <w:rsid w:val="00470C32"/>
    <w:rsid w:val="0047245F"/>
    <w:rsid w:val="00474E5D"/>
    <w:rsid w:val="004776AF"/>
    <w:rsid w:val="004958F3"/>
    <w:rsid w:val="004972BA"/>
    <w:rsid w:val="00497D7B"/>
    <w:rsid w:val="004D2FE6"/>
    <w:rsid w:val="004D791C"/>
    <w:rsid w:val="004E6E4B"/>
    <w:rsid w:val="004F13A6"/>
    <w:rsid w:val="004F1F6D"/>
    <w:rsid w:val="004F2102"/>
    <w:rsid w:val="004F767E"/>
    <w:rsid w:val="00503438"/>
    <w:rsid w:val="005052BF"/>
    <w:rsid w:val="00505A7F"/>
    <w:rsid w:val="0050663E"/>
    <w:rsid w:val="00515A08"/>
    <w:rsid w:val="005161D5"/>
    <w:rsid w:val="0052075E"/>
    <w:rsid w:val="0052499B"/>
    <w:rsid w:val="0052646C"/>
    <w:rsid w:val="00526F9B"/>
    <w:rsid w:val="0052792E"/>
    <w:rsid w:val="0053258F"/>
    <w:rsid w:val="005359F0"/>
    <w:rsid w:val="0053716D"/>
    <w:rsid w:val="00537B72"/>
    <w:rsid w:val="00552538"/>
    <w:rsid w:val="0055298F"/>
    <w:rsid w:val="00557C3A"/>
    <w:rsid w:val="00564501"/>
    <w:rsid w:val="00565132"/>
    <w:rsid w:val="00572467"/>
    <w:rsid w:val="005724BA"/>
    <w:rsid w:val="00572CE4"/>
    <w:rsid w:val="005773C8"/>
    <w:rsid w:val="00577FDE"/>
    <w:rsid w:val="005813F3"/>
    <w:rsid w:val="00590928"/>
    <w:rsid w:val="0059456A"/>
    <w:rsid w:val="005A14EB"/>
    <w:rsid w:val="005A1C1C"/>
    <w:rsid w:val="005B1708"/>
    <w:rsid w:val="005B1FC5"/>
    <w:rsid w:val="005C1498"/>
    <w:rsid w:val="005C3C25"/>
    <w:rsid w:val="005C4A9A"/>
    <w:rsid w:val="005C59B4"/>
    <w:rsid w:val="005C5A52"/>
    <w:rsid w:val="005C72C1"/>
    <w:rsid w:val="005C791B"/>
    <w:rsid w:val="005D08E4"/>
    <w:rsid w:val="005D5247"/>
    <w:rsid w:val="005E22E1"/>
    <w:rsid w:val="005E2905"/>
    <w:rsid w:val="005E4995"/>
    <w:rsid w:val="005E6802"/>
    <w:rsid w:val="005F3A27"/>
    <w:rsid w:val="005F3AC6"/>
    <w:rsid w:val="005F400D"/>
    <w:rsid w:val="00602276"/>
    <w:rsid w:val="0060781C"/>
    <w:rsid w:val="00610AA2"/>
    <w:rsid w:val="00612032"/>
    <w:rsid w:val="00615674"/>
    <w:rsid w:val="0061595F"/>
    <w:rsid w:val="0062252B"/>
    <w:rsid w:val="00623EFE"/>
    <w:rsid w:val="00624F02"/>
    <w:rsid w:val="0063115C"/>
    <w:rsid w:val="00631499"/>
    <w:rsid w:val="0063163C"/>
    <w:rsid w:val="00634CD4"/>
    <w:rsid w:val="006365D5"/>
    <w:rsid w:val="0064121C"/>
    <w:rsid w:val="00641581"/>
    <w:rsid w:val="00643674"/>
    <w:rsid w:val="00651C0F"/>
    <w:rsid w:val="00664C4A"/>
    <w:rsid w:val="0066537A"/>
    <w:rsid w:val="006675A5"/>
    <w:rsid w:val="00673F96"/>
    <w:rsid w:val="00676A74"/>
    <w:rsid w:val="00685A64"/>
    <w:rsid w:val="00686192"/>
    <w:rsid w:val="00686C54"/>
    <w:rsid w:val="0069265C"/>
    <w:rsid w:val="006931A1"/>
    <w:rsid w:val="0069323F"/>
    <w:rsid w:val="0069473C"/>
    <w:rsid w:val="0069668E"/>
    <w:rsid w:val="006A31EE"/>
    <w:rsid w:val="006A35B2"/>
    <w:rsid w:val="006A580A"/>
    <w:rsid w:val="006A6F31"/>
    <w:rsid w:val="006C3059"/>
    <w:rsid w:val="006C435C"/>
    <w:rsid w:val="006C48E1"/>
    <w:rsid w:val="006C57F0"/>
    <w:rsid w:val="006D25C7"/>
    <w:rsid w:val="006D3D0B"/>
    <w:rsid w:val="006D4174"/>
    <w:rsid w:val="006D44E9"/>
    <w:rsid w:val="006D4C10"/>
    <w:rsid w:val="006E088A"/>
    <w:rsid w:val="006E2617"/>
    <w:rsid w:val="006E3884"/>
    <w:rsid w:val="006E5D50"/>
    <w:rsid w:val="006E70F3"/>
    <w:rsid w:val="00700BA1"/>
    <w:rsid w:val="0070258E"/>
    <w:rsid w:val="00705F8E"/>
    <w:rsid w:val="00706A0C"/>
    <w:rsid w:val="0071445A"/>
    <w:rsid w:val="00715853"/>
    <w:rsid w:val="007175C6"/>
    <w:rsid w:val="00722722"/>
    <w:rsid w:val="00724BBE"/>
    <w:rsid w:val="007351CA"/>
    <w:rsid w:val="00735E80"/>
    <w:rsid w:val="00735F7A"/>
    <w:rsid w:val="007421F2"/>
    <w:rsid w:val="00746CB8"/>
    <w:rsid w:val="00756793"/>
    <w:rsid w:val="0076215B"/>
    <w:rsid w:val="007623A1"/>
    <w:rsid w:val="00763A4F"/>
    <w:rsid w:val="0076401E"/>
    <w:rsid w:val="0077018D"/>
    <w:rsid w:val="00774AD0"/>
    <w:rsid w:val="00780C0C"/>
    <w:rsid w:val="007813D0"/>
    <w:rsid w:val="00783392"/>
    <w:rsid w:val="00783D16"/>
    <w:rsid w:val="00785797"/>
    <w:rsid w:val="00792048"/>
    <w:rsid w:val="00795CE3"/>
    <w:rsid w:val="007A00E0"/>
    <w:rsid w:val="007A0288"/>
    <w:rsid w:val="007A0AA3"/>
    <w:rsid w:val="007A0CBD"/>
    <w:rsid w:val="007A1869"/>
    <w:rsid w:val="007A3530"/>
    <w:rsid w:val="007A39A0"/>
    <w:rsid w:val="007C0ABB"/>
    <w:rsid w:val="007D29C2"/>
    <w:rsid w:val="007D4CE2"/>
    <w:rsid w:val="007D54C1"/>
    <w:rsid w:val="007D5617"/>
    <w:rsid w:val="007E141A"/>
    <w:rsid w:val="007E23C2"/>
    <w:rsid w:val="007E3AA8"/>
    <w:rsid w:val="007E7078"/>
    <w:rsid w:val="007F2DC8"/>
    <w:rsid w:val="007F4B72"/>
    <w:rsid w:val="00801086"/>
    <w:rsid w:val="00812A8F"/>
    <w:rsid w:val="008144A8"/>
    <w:rsid w:val="00816578"/>
    <w:rsid w:val="00820BB3"/>
    <w:rsid w:val="00820D00"/>
    <w:rsid w:val="00822FFF"/>
    <w:rsid w:val="0083275B"/>
    <w:rsid w:val="00833804"/>
    <w:rsid w:val="00836BDD"/>
    <w:rsid w:val="008474E8"/>
    <w:rsid w:val="008578DA"/>
    <w:rsid w:val="00861977"/>
    <w:rsid w:val="00885808"/>
    <w:rsid w:val="008914DF"/>
    <w:rsid w:val="00896DAE"/>
    <w:rsid w:val="008A16C1"/>
    <w:rsid w:val="008A1FB8"/>
    <w:rsid w:val="008A262D"/>
    <w:rsid w:val="008A514D"/>
    <w:rsid w:val="008A6608"/>
    <w:rsid w:val="008B1F11"/>
    <w:rsid w:val="008B2D0C"/>
    <w:rsid w:val="008B3BCD"/>
    <w:rsid w:val="008B7EB7"/>
    <w:rsid w:val="008C0183"/>
    <w:rsid w:val="008C0F6C"/>
    <w:rsid w:val="008C474C"/>
    <w:rsid w:val="008C5748"/>
    <w:rsid w:val="008D0A50"/>
    <w:rsid w:val="008D0A62"/>
    <w:rsid w:val="008D4440"/>
    <w:rsid w:val="008D78EF"/>
    <w:rsid w:val="008E36A5"/>
    <w:rsid w:val="008E3E1B"/>
    <w:rsid w:val="008E73ED"/>
    <w:rsid w:val="008F0251"/>
    <w:rsid w:val="008F26A8"/>
    <w:rsid w:val="008F2A7D"/>
    <w:rsid w:val="008F4797"/>
    <w:rsid w:val="009038C2"/>
    <w:rsid w:val="00910F73"/>
    <w:rsid w:val="009212FD"/>
    <w:rsid w:val="009213FD"/>
    <w:rsid w:val="0092210F"/>
    <w:rsid w:val="00924869"/>
    <w:rsid w:val="00924DE8"/>
    <w:rsid w:val="00925550"/>
    <w:rsid w:val="00925EFF"/>
    <w:rsid w:val="00930F22"/>
    <w:rsid w:val="00932831"/>
    <w:rsid w:val="009331AF"/>
    <w:rsid w:val="00935FA8"/>
    <w:rsid w:val="00936498"/>
    <w:rsid w:val="00937A91"/>
    <w:rsid w:val="009437EA"/>
    <w:rsid w:val="00952D3F"/>
    <w:rsid w:val="00952E0E"/>
    <w:rsid w:val="00954FC5"/>
    <w:rsid w:val="00955EDC"/>
    <w:rsid w:val="009566DC"/>
    <w:rsid w:val="0096078D"/>
    <w:rsid w:val="0096198A"/>
    <w:rsid w:val="009628F6"/>
    <w:rsid w:val="00964BAB"/>
    <w:rsid w:val="00967FCD"/>
    <w:rsid w:val="00970DEA"/>
    <w:rsid w:val="00974EFF"/>
    <w:rsid w:val="009753BA"/>
    <w:rsid w:val="00981191"/>
    <w:rsid w:val="009814C4"/>
    <w:rsid w:val="009857D8"/>
    <w:rsid w:val="00985E9E"/>
    <w:rsid w:val="00986ED5"/>
    <w:rsid w:val="00991776"/>
    <w:rsid w:val="00992E92"/>
    <w:rsid w:val="00993279"/>
    <w:rsid w:val="00993627"/>
    <w:rsid w:val="0099386F"/>
    <w:rsid w:val="00997BC2"/>
    <w:rsid w:val="009A19F8"/>
    <w:rsid w:val="009A3A91"/>
    <w:rsid w:val="009B5CC2"/>
    <w:rsid w:val="009C698A"/>
    <w:rsid w:val="009C703B"/>
    <w:rsid w:val="009D2062"/>
    <w:rsid w:val="009D3DA2"/>
    <w:rsid w:val="009D43EC"/>
    <w:rsid w:val="009E24A5"/>
    <w:rsid w:val="009E5D1C"/>
    <w:rsid w:val="009F386C"/>
    <w:rsid w:val="009F60F2"/>
    <w:rsid w:val="00A01C4A"/>
    <w:rsid w:val="00A06C50"/>
    <w:rsid w:val="00A06EC6"/>
    <w:rsid w:val="00A119AA"/>
    <w:rsid w:val="00A120B6"/>
    <w:rsid w:val="00A15481"/>
    <w:rsid w:val="00A167AB"/>
    <w:rsid w:val="00A16B69"/>
    <w:rsid w:val="00A24A58"/>
    <w:rsid w:val="00A307B8"/>
    <w:rsid w:val="00A3272B"/>
    <w:rsid w:val="00A34264"/>
    <w:rsid w:val="00A34CF6"/>
    <w:rsid w:val="00A43DE4"/>
    <w:rsid w:val="00A4797F"/>
    <w:rsid w:val="00A5040A"/>
    <w:rsid w:val="00A558E1"/>
    <w:rsid w:val="00A61C91"/>
    <w:rsid w:val="00A64179"/>
    <w:rsid w:val="00A64194"/>
    <w:rsid w:val="00A6502B"/>
    <w:rsid w:val="00A7075E"/>
    <w:rsid w:val="00A70EAC"/>
    <w:rsid w:val="00A90EF3"/>
    <w:rsid w:val="00A9236E"/>
    <w:rsid w:val="00A935C9"/>
    <w:rsid w:val="00AA1F94"/>
    <w:rsid w:val="00AA64FB"/>
    <w:rsid w:val="00AB3192"/>
    <w:rsid w:val="00AB4ACD"/>
    <w:rsid w:val="00AB5C9D"/>
    <w:rsid w:val="00AB7439"/>
    <w:rsid w:val="00AC3464"/>
    <w:rsid w:val="00AC3AA6"/>
    <w:rsid w:val="00AC527C"/>
    <w:rsid w:val="00AE0173"/>
    <w:rsid w:val="00AE20BE"/>
    <w:rsid w:val="00AE3617"/>
    <w:rsid w:val="00AE36DC"/>
    <w:rsid w:val="00AE38A9"/>
    <w:rsid w:val="00AE5AF0"/>
    <w:rsid w:val="00AF081C"/>
    <w:rsid w:val="00AF1B0D"/>
    <w:rsid w:val="00AF3C96"/>
    <w:rsid w:val="00AF5A13"/>
    <w:rsid w:val="00B0075E"/>
    <w:rsid w:val="00B00A44"/>
    <w:rsid w:val="00B0224E"/>
    <w:rsid w:val="00B03F5A"/>
    <w:rsid w:val="00B05097"/>
    <w:rsid w:val="00B16DB8"/>
    <w:rsid w:val="00B17B57"/>
    <w:rsid w:val="00B21BA1"/>
    <w:rsid w:val="00B27FB3"/>
    <w:rsid w:val="00B327EE"/>
    <w:rsid w:val="00B41A1E"/>
    <w:rsid w:val="00B44E9E"/>
    <w:rsid w:val="00B45A69"/>
    <w:rsid w:val="00B46ADF"/>
    <w:rsid w:val="00B474DC"/>
    <w:rsid w:val="00B51381"/>
    <w:rsid w:val="00B55137"/>
    <w:rsid w:val="00B57F47"/>
    <w:rsid w:val="00B61CD0"/>
    <w:rsid w:val="00B61F54"/>
    <w:rsid w:val="00B621F4"/>
    <w:rsid w:val="00B640EB"/>
    <w:rsid w:val="00B64313"/>
    <w:rsid w:val="00B6796B"/>
    <w:rsid w:val="00B7001D"/>
    <w:rsid w:val="00B72D97"/>
    <w:rsid w:val="00B75A35"/>
    <w:rsid w:val="00B763F6"/>
    <w:rsid w:val="00B833DC"/>
    <w:rsid w:val="00B83845"/>
    <w:rsid w:val="00B85A87"/>
    <w:rsid w:val="00B90207"/>
    <w:rsid w:val="00B91B60"/>
    <w:rsid w:val="00BA2333"/>
    <w:rsid w:val="00BA2D6A"/>
    <w:rsid w:val="00BA445F"/>
    <w:rsid w:val="00BB45AF"/>
    <w:rsid w:val="00BB4F95"/>
    <w:rsid w:val="00BB5345"/>
    <w:rsid w:val="00BB7D56"/>
    <w:rsid w:val="00BB7F5B"/>
    <w:rsid w:val="00BC7C3A"/>
    <w:rsid w:val="00BD0836"/>
    <w:rsid w:val="00BD153B"/>
    <w:rsid w:val="00BD1B40"/>
    <w:rsid w:val="00BD3B4B"/>
    <w:rsid w:val="00BE543E"/>
    <w:rsid w:val="00BE5DDC"/>
    <w:rsid w:val="00BE6EB8"/>
    <w:rsid w:val="00BE6EE6"/>
    <w:rsid w:val="00BE7019"/>
    <w:rsid w:val="00BF0CE8"/>
    <w:rsid w:val="00BF31F5"/>
    <w:rsid w:val="00BF3AF2"/>
    <w:rsid w:val="00BF694C"/>
    <w:rsid w:val="00BF73E7"/>
    <w:rsid w:val="00C04B04"/>
    <w:rsid w:val="00C13273"/>
    <w:rsid w:val="00C16156"/>
    <w:rsid w:val="00C16528"/>
    <w:rsid w:val="00C1673C"/>
    <w:rsid w:val="00C179D2"/>
    <w:rsid w:val="00C207D3"/>
    <w:rsid w:val="00C25215"/>
    <w:rsid w:val="00C3203B"/>
    <w:rsid w:val="00C332FD"/>
    <w:rsid w:val="00C34818"/>
    <w:rsid w:val="00C368C1"/>
    <w:rsid w:val="00C42548"/>
    <w:rsid w:val="00C42894"/>
    <w:rsid w:val="00C44117"/>
    <w:rsid w:val="00C460D6"/>
    <w:rsid w:val="00C467B1"/>
    <w:rsid w:val="00C47EF1"/>
    <w:rsid w:val="00C515E0"/>
    <w:rsid w:val="00C52DE1"/>
    <w:rsid w:val="00C567F9"/>
    <w:rsid w:val="00C63598"/>
    <w:rsid w:val="00C64092"/>
    <w:rsid w:val="00C65930"/>
    <w:rsid w:val="00C74481"/>
    <w:rsid w:val="00C7723B"/>
    <w:rsid w:val="00C772C8"/>
    <w:rsid w:val="00C77749"/>
    <w:rsid w:val="00C77DC8"/>
    <w:rsid w:val="00C81C65"/>
    <w:rsid w:val="00C85859"/>
    <w:rsid w:val="00C85CA9"/>
    <w:rsid w:val="00C97D3B"/>
    <w:rsid w:val="00CA0443"/>
    <w:rsid w:val="00CA0538"/>
    <w:rsid w:val="00CA468D"/>
    <w:rsid w:val="00CA7E35"/>
    <w:rsid w:val="00CB3CEC"/>
    <w:rsid w:val="00CC1243"/>
    <w:rsid w:val="00CC2FA3"/>
    <w:rsid w:val="00CC50E6"/>
    <w:rsid w:val="00CE27BE"/>
    <w:rsid w:val="00CE59A6"/>
    <w:rsid w:val="00CF38EF"/>
    <w:rsid w:val="00CF3CD4"/>
    <w:rsid w:val="00CF4519"/>
    <w:rsid w:val="00D0228B"/>
    <w:rsid w:val="00D03C04"/>
    <w:rsid w:val="00D04FC6"/>
    <w:rsid w:val="00D060D3"/>
    <w:rsid w:val="00D12A10"/>
    <w:rsid w:val="00D12CDA"/>
    <w:rsid w:val="00D130A8"/>
    <w:rsid w:val="00D167C0"/>
    <w:rsid w:val="00D17E47"/>
    <w:rsid w:val="00D2293E"/>
    <w:rsid w:val="00D23C8F"/>
    <w:rsid w:val="00D249FC"/>
    <w:rsid w:val="00D24C34"/>
    <w:rsid w:val="00D313E2"/>
    <w:rsid w:val="00D3499A"/>
    <w:rsid w:val="00D37ABB"/>
    <w:rsid w:val="00D42EE6"/>
    <w:rsid w:val="00D44ABA"/>
    <w:rsid w:val="00D45180"/>
    <w:rsid w:val="00D472AD"/>
    <w:rsid w:val="00D5132C"/>
    <w:rsid w:val="00D54F2F"/>
    <w:rsid w:val="00D54F46"/>
    <w:rsid w:val="00D603C8"/>
    <w:rsid w:val="00D65E79"/>
    <w:rsid w:val="00D67A96"/>
    <w:rsid w:val="00D76C10"/>
    <w:rsid w:val="00D8094C"/>
    <w:rsid w:val="00D83C47"/>
    <w:rsid w:val="00D845DD"/>
    <w:rsid w:val="00D870D8"/>
    <w:rsid w:val="00D976F1"/>
    <w:rsid w:val="00DA3EDF"/>
    <w:rsid w:val="00DA449E"/>
    <w:rsid w:val="00DA6E79"/>
    <w:rsid w:val="00DB17D1"/>
    <w:rsid w:val="00DB1CA4"/>
    <w:rsid w:val="00DB5802"/>
    <w:rsid w:val="00DB74C9"/>
    <w:rsid w:val="00DC154E"/>
    <w:rsid w:val="00DC2331"/>
    <w:rsid w:val="00DC429A"/>
    <w:rsid w:val="00DC6B28"/>
    <w:rsid w:val="00DD0824"/>
    <w:rsid w:val="00DD7248"/>
    <w:rsid w:val="00DE6045"/>
    <w:rsid w:val="00DF0F0F"/>
    <w:rsid w:val="00DF1FCA"/>
    <w:rsid w:val="00DF5B68"/>
    <w:rsid w:val="00DF69AF"/>
    <w:rsid w:val="00DF7055"/>
    <w:rsid w:val="00E02DF3"/>
    <w:rsid w:val="00E14493"/>
    <w:rsid w:val="00E1679A"/>
    <w:rsid w:val="00E31FBE"/>
    <w:rsid w:val="00E34C3C"/>
    <w:rsid w:val="00E3535A"/>
    <w:rsid w:val="00E353BE"/>
    <w:rsid w:val="00E35F52"/>
    <w:rsid w:val="00E4049A"/>
    <w:rsid w:val="00E46779"/>
    <w:rsid w:val="00E4767F"/>
    <w:rsid w:val="00E5018D"/>
    <w:rsid w:val="00E52C8B"/>
    <w:rsid w:val="00E538E1"/>
    <w:rsid w:val="00E574B5"/>
    <w:rsid w:val="00E64405"/>
    <w:rsid w:val="00E65901"/>
    <w:rsid w:val="00E66B66"/>
    <w:rsid w:val="00E72338"/>
    <w:rsid w:val="00E72D26"/>
    <w:rsid w:val="00E73262"/>
    <w:rsid w:val="00E74410"/>
    <w:rsid w:val="00E8094C"/>
    <w:rsid w:val="00E85022"/>
    <w:rsid w:val="00E918BA"/>
    <w:rsid w:val="00E93F51"/>
    <w:rsid w:val="00EB5A2A"/>
    <w:rsid w:val="00EB7483"/>
    <w:rsid w:val="00EC5615"/>
    <w:rsid w:val="00ED2710"/>
    <w:rsid w:val="00EE1F6B"/>
    <w:rsid w:val="00EE2728"/>
    <w:rsid w:val="00EE5587"/>
    <w:rsid w:val="00EE5DF7"/>
    <w:rsid w:val="00EF27D5"/>
    <w:rsid w:val="00EF3586"/>
    <w:rsid w:val="00EF45D7"/>
    <w:rsid w:val="00EF5680"/>
    <w:rsid w:val="00F00352"/>
    <w:rsid w:val="00F03411"/>
    <w:rsid w:val="00F1603F"/>
    <w:rsid w:val="00F21003"/>
    <w:rsid w:val="00F224D2"/>
    <w:rsid w:val="00F243EB"/>
    <w:rsid w:val="00F24BDB"/>
    <w:rsid w:val="00F25190"/>
    <w:rsid w:val="00F307DD"/>
    <w:rsid w:val="00F31F97"/>
    <w:rsid w:val="00F34258"/>
    <w:rsid w:val="00F44A34"/>
    <w:rsid w:val="00F6307A"/>
    <w:rsid w:val="00F64F07"/>
    <w:rsid w:val="00F6547F"/>
    <w:rsid w:val="00F66FC0"/>
    <w:rsid w:val="00F72881"/>
    <w:rsid w:val="00F82363"/>
    <w:rsid w:val="00F912CD"/>
    <w:rsid w:val="00F9245A"/>
    <w:rsid w:val="00F932C0"/>
    <w:rsid w:val="00F9567E"/>
    <w:rsid w:val="00F95FAD"/>
    <w:rsid w:val="00FB1FEA"/>
    <w:rsid w:val="00FB6822"/>
    <w:rsid w:val="00FB70A9"/>
    <w:rsid w:val="00FC3008"/>
    <w:rsid w:val="00FC4852"/>
    <w:rsid w:val="00FC6451"/>
    <w:rsid w:val="00FD0136"/>
    <w:rsid w:val="00FD35DE"/>
    <w:rsid w:val="00FD3DD3"/>
    <w:rsid w:val="00FD478E"/>
    <w:rsid w:val="00FD5A91"/>
    <w:rsid w:val="00FD6792"/>
    <w:rsid w:val="00FD6E21"/>
    <w:rsid w:val="00FE01FD"/>
    <w:rsid w:val="00FE2926"/>
    <w:rsid w:val="00FE375B"/>
    <w:rsid w:val="00FF05D5"/>
    <w:rsid w:val="00FF0673"/>
    <w:rsid w:val="00FF2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74527"/>
  <w15:chartTrackingRefBased/>
  <w15:docId w15:val="{C8F2C3B4-579B-4689-A29E-7CFDC38F7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A27"/>
  </w:style>
  <w:style w:type="paragraph" w:styleId="Heading3">
    <w:name w:val="heading 3"/>
    <w:basedOn w:val="Normal"/>
    <w:link w:val="Heading3Char"/>
    <w:uiPriority w:val="9"/>
    <w:qFormat/>
    <w:rsid w:val="005F3A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F3A27"/>
    <w:rPr>
      <w:rFonts w:ascii="Times New Roman" w:eastAsia="Times New Roman" w:hAnsi="Times New Roman" w:cs="Times New Roman"/>
      <w:b/>
      <w:bCs/>
      <w:sz w:val="27"/>
      <w:szCs w:val="27"/>
    </w:rPr>
  </w:style>
  <w:style w:type="character" w:styleId="CommentReference">
    <w:name w:val="annotation reference"/>
    <w:basedOn w:val="DefaultParagraphFont"/>
    <w:uiPriority w:val="99"/>
    <w:semiHidden/>
    <w:unhideWhenUsed/>
    <w:rsid w:val="005F3A27"/>
    <w:rPr>
      <w:sz w:val="16"/>
      <w:szCs w:val="16"/>
    </w:rPr>
  </w:style>
  <w:style w:type="paragraph" w:styleId="CommentText">
    <w:name w:val="annotation text"/>
    <w:basedOn w:val="Normal"/>
    <w:link w:val="CommentTextChar"/>
    <w:uiPriority w:val="99"/>
    <w:unhideWhenUsed/>
    <w:rsid w:val="005F3A27"/>
    <w:pPr>
      <w:spacing w:line="240" w:lineRule="auto"/>
    </w:pPr>
    <w:rPr>
      <w:sz w:val="20"/>
      <w:szCs w:val="20"/>
    </w:rPr>
  </w:style>
  <w:style w:type="character" w:customStyle="1" w:styleId="CommentTextChar">
    <w:name w:val="Comment Text Char"/>
    <w:basedOn w:val="DefaultParagraphFont"/>
    <w:link w:val="CommentText"/>
    <w:uiPriority w:val="99"/>
    <w:rsid w:val="005F3A27"/>
    <w:rPr>
      <w:sz w:val="20"/>
      <w:szCs w:val="20"/>
    </w:rPr>
  </w:style>
  <w:style w:type="paragraph" w:styleId="CommentSubject">
    <w:name w:val="annotation subject"/>
    <w:basedOn w:val="CommentText"/>
    <w:next w:val="CommentText"/>
    <w:link w:val="CommentSubjectChar"/>
    <w:uiPriority w:val="99"/>
    <w:semiHidden/>
    <w:unhideWhenUsed/>
    <w:rsid w:val="005F3A27"/>
    <w:rPr>
      <w:b/>
      <w:bCs/>
    </w:rPr>
  </w:style>
  <w:style w:type="character" w:customStyle="1" w:styleId="CommentSubjectChar">
    <w:name w:val="Comment Subject Char"/>
    <w:basedOn w:val="CommentTextChar"/>
    <w:link w:val="CommentSubject"/>
    <w:uiPriority w:val="99"/>
    <w:semiHidden/>
    <w:rsid w:val="005F3A27"/>
    <w:rPr>
      <w:b/>
      <w:bCs/>
      <w:sz w:val="20"/>
      <w:szCs w:val="20"/>
    </w:rPr>
  </w:style>
  <w:style w:type="paragraph" w:styleId="Revision">
    <w:name w:val="Revision"/>
    <w:hidden/>
    <w:uiPriority w:val="99"/>
    <w:semiHidden/>
    <w:rsid w:val="005F3A27"/>
    <w:pPr>
      <w:spacing w:after="0" w:line="240" w:lineRule="auto"/>
    </w:pPr>
  </w:style>
  <w:style w:type="character" w:styleId="Hyperlink">
    <w:name w:val="Hyperlink"/>
    <w:basedOn w:val="DefaultParagraphFont"/>
    <w:uiPriority w:val="99"/>
    <w:unhideWhenUsed/>
    <w:rsid w:val="005F3A27"/>
    <w:rPr>
      <w:color w:val="0563C1" w:themeColor="hyperlink"/>
      <w:u w:val="single"/>
    </w:rPr>
  </w:style>
  <w:style w:type="character" w:styleId="UnresolvedMention">
    <w:name w:val="Unresolved Mention"/>
    <w:basedOn w:val="DefaultParagraphFont"/>
    <w:uiPriority w:val="99"/>
    <w:semiHidden/>
    <w:unhideWhenUsed/>
    <w:rsid w:val="005F3A27"/>
    <w:rPr>
      <w:color w:val="605E5C"/>
      <w:shd w:val="clear" w:color="auto" w:fill="E1DFDD"/>
    </w:rPr>
  </w:style>
  <w:style w:type="character" w:styleId="LineNumber">
    <w:name w:val="line number"/>
    <w:basedOn w:val="DefaultParagraphFont"/>
    <w:uiPriority w:val="99"/>
    <w:semiHidden/>
    <w:unhideWhenUsed/>
    <w:rsid w:val="005F3A27"/>
  </w:style>
  <w:style w:type="character" w:styleId="FollowedHyperlink">
    <w:name w:val="FollowedHyperlink"/>
    <w:basedOn w:val="DefaultParagraphFont"/>
    <w:uiPriority w:val="99"/>
    <w:semiHidden/>
    <w:unhideWhenUsed/>
    <w:rsid w:val="005F3A27"/>
    <w:rPr>
      <w:color w:val="954F72" w:themeColor="followedHyperlink"/>
      <w:u w:val="single"/>
    </w:rPr>
  </w:style>
  <w:style w:type="paragraph" w:styleId="Header">
    <w:name w:val="header"/>
    <w:basedOn w:val="Normal"/>
    <w:link w:val="HeaderChar"/>
    <w:uiPriority w:val="99"/>
    <w:unhideWhenUsed/>
    <w:rsid w:val="005F3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A27"/>
  </w:style>
  <w:style w:type="paragraph" w:styleId="Footer">
    <w:name w:val="footer"/>
    <w:basedOn w:val="Normal"/>
    <w:link w:val="FooterChar"/>
    <w:uiPriority w:val="99"/>
    <w:unhideWhenUsed/>
    <w:rsid w:val="005F3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A27"/>
  </w:style>
  <w:style w:type="character" w:customStyle="1" w:styleId="cf01">
    <w:name w:val="cf01"/>
    <w:basedOn w:val="DefaultParagraphFont"/>
    <w:rsid w:val="005F3A27"/>
    <w:rPr>
      <w:rFonts w:ascii="Segoe UI" w:hAnsi="Segoe UI" w:cs="Segoe UI" w:hint="default"/>
      <w:sz w:val="18"/>
      <w:szCs w:val="18"/>
    </w:rPr>
  </w:style>
  <w:style w:type="character" w:customStyle="1" w:styleId="cf11">
    <w:name w:val="cf11"/>
    <w:basedOn w:val="DefaultParagraphFont"/>
    <w:rsid w:val="005F3A27"/>
    <w:rPr>
      <w:rFonts w:ascii="Segoe UI" w:hAnsi="Segoe UI" w:cs="Segoe UI" w:hint="default"/>
      <w:i/>
      <w:iCs/>
      <w:sz w:val="18"/>
      <w:szCs w:val="18"/>
    </w:rPr>
  </w:style>
  <w:style w:type="table" w:styleId="TableGrid">
    <w:name w:val="Table Grid"/>
    <w:basedOn w:val="TableNormal"/>
    <w:uiPriority w:val="39"/>
    <w:rsid w:val="005F3A2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3A27"/>
    <w:pPr>
      <w:ind w:left="720"/>
      <w:contextualSpacing/>
    </w:pPr>
  </w:style>
  <w:style w:type="paragraph" w:styleId="Bibliography">
    <w:name w:val="Bibliography"/>
    <w:basedOn w:val="Normal"/>
    <w:next w:val="Normal"/>
    <w:uiPriority w:val="37"/>
    <w:unhideWhenUsed/>
    <w:rsid w:val="00B474DC"/>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33398">
      <w:bodyDiv w:val="1"/>
      <w:marLeft w:val="0"/>
      <w:marRight w:val="0"/>
      <w:marTop w:val="0"/>
      <w:marBottom w:val="0"/>
      <w:divBdr>
        <w:top w:val="none" w:sz="0" w:space="0" w:color="auto"/>
        <w:left w:val="none" w:sz="0" w:space="0" w:color="auto"/>
        <w:bottom w:val="none" w:sz="0" w:space="0" w:color="auto"/>
        <w:right w:val="none" w:sz="0" w:space="0" w:color="auto"/>
      </w:divBdr>
    </w:div>
    <w:div w:id="286396314">
      <w:bodyDiv w:val="1"/>
      <w:marLeft w:val="0"/>
      <w:marRight w:val="0"/>
      <w:marTop w:val="0"/>
      <w:marBottom w:val="0"/>
      <w:divBdr>
        <w:top w:val="none" w:sz="0" w:space="0" w:color="auto"/>
        <w:left w:val="none" w:sz="0" w:space="0" w:color="auto"/>
        <w:bottom w:val="none" w:sz="0" w:space="0" w:color="auto"/>
        <w:right w:val="none" w:sz="0" w:space="0" w:color="auto"/>
      </w:divBdr>
    </w:div>
    <w:div w:id="2071884210">
      <w:bodyDiv w:val="1"/>
      <w:marLeft w:val="0"/>
      <w:marRight w:val="0"/>
      <w:marTop w:val="0"/>
      <w:marBottom w:val="0"/>
      <w:divBdr>
        <w:top w:val="none" w:sz="0" w:space="0" w:color="auto"/>
        <w:left w:val="none" w:sz="0" w:space="0" w:color="auto"/>
        <w:bottom w:val="none" w:sz="0" w:space="0" w:color="auto"/>
        <w:right w:val="none" w:sz="0" w:space="0" w:color="auto"/>
      </w:divBdr>
    </w:div>
    <w:div w:id="210456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7461A-D336-4B1B-B9A4-CA82A1FA8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1979</Words>
  <Characters>11285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Siperstein, Alden</dc:creator>
  <cp:keywords/>
  <dc:description/>
  <cp:lastModifiedBy>Siperstein, Alden</cp:lastModifiedBy>
  <cp:revision>3</cp:revision>
  <dcterms:created xsi:type="dcterms:W3CDTF">2023-04-19T22:58:00Z</dcterms:created>
  <dcterms:modified xsi:type="dcterms:W3CDTF">2023-04-19T23:00:00Z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id="sesdddSG"/&gt;&lt;style id="http://www.zotero.org/styles/parasites-and-vectors" hasBibliography="1" bibliographyStyleHasBeenSet="1"/&gt;&lt;prefs&gt;&lt;pref name="fieldType" value="Field"/&gt;&lt;pref name="dontAskDela</vt:lpwstr>
  </property>
  <property fmtid="{D5CDD505-2E9C-101B-9397-08002B2CF9AE}" pid="3" name="ZOTERO_PREF_2">
    <vt:lpwstr>yCitationUpdates" value="true"/&gt;&lt;/prefs&gt;&lt;/data&gt;</vt:lpwstr>
  </property>
</Properties>
</file>